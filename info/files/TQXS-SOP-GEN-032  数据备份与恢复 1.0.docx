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68B851" w14:textId="77777777" w:rsidR="003A0B74" w:rsidRDefault="00CD6648">
      <w:pPr>
        <w:tabs>
          <w:tab w:val="left" w:pos="3960"/>
        </w:tabs>
        <w:spacing w:beforeLines="100" w:before="312" w:afterLines="100" w:after="312"/>
        <w:ind w:leftChars="-50" w:left="-105" w:rightChars="-50" w:right="-105"/>
        <w:rPr>
          <w:rFonts w:ascii="黑体" w:eastAsia="黑体" w:hAnsi="宋体"/>
          <w:b/>
          <w:w w:val="90"/>
          <w:kern w:val="0"/>
          <w:sz w:val="48"/>
          <w:szCs w:val="48"/>
        </w:rPr>
      </w:pPr>
      <w:bookmarkStart w:id="0" w:name="标准号"/>
      <w:bookmarkStart w:id="1" w:name="_Toc320525242"/>
      <w:r>
        <w:rPr>
          <w:noProof/>
        </w:rPr>
        <w:drawing>
          <wp:inline distT="0" distB="0" distL="114300" distR="114300" wp14:anchorId="0274A612" wp14:editId="5013A8C6">
            <wp:extent cx="1727835" cy="431800"/>
            <wp:effectExtent l="0" t="0" r="571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1727835" cy="431800"/>
                    </a:xfrm>
                    <a:prstGeom prst="rect">
                      <a:avLst/>
                    </a:prstGeom>
                    <a:noFill/>
                    <a:ln>
                      <a:noFill/>
                    </a:ln>
                  </pic:spPr>
                </pic:pic>
              </a:graphicData>
            </a:graphic>
          </wp:inline>
        </w:drawing>
      </w:r>
    </w:p>
    <w:p w14:paraId="6373B4F8" w14:textId="77777777" w:rsidR="003A0B74" w:rsidRDefault="00CD6648">
      <w:pPr>
        <w:tabs>
          <w:tab w:val="left" w:pos="3960"/>
        </w:tabs>
        <w:adjustRightInd w:val="0"/>
        <w:snapToGrid w:val="0"/>
        <w:jc w:val="distribute"/>
        <w:rPr>
          <w:rFonts w:ascii="黑体" w:eastAsia="黑体" w:hAnsi="宋体"/>
          <w:b/>
          <w:spacing w:val="-30"/>
          <w:w w:val="90"/>
          <w:kern w:val="0"/>
          <w:sz w:val="48"/>
          <w:szCs w:val="48"/>
        </w:rPr>
      </w:pPr>
      <w:r>
        <w:rPr>
          <w:rFonts w:ascii="黑体" w:eastAsia="黑体" w:hAnsi="宋体" w:hint="eastAsia"/>
          <w:b/>
          <w:w w:val="90"/>
          <w:kern w:val="0"/>
          <w:sz w:val="48"/>
          <w:szCs w:val="48"/>
        </w:rPr>
        <w:t>湖北天勤</w:t>
      </w:r>
      <w:proofErr w:type="gramStart"/>
      <w:r>
        <w:rPr>
          <w:rFonts w:ascii="黑体" w:eastAsia="黑体" w:hAnsi="宋体" w:hint="eastAsia"/>
          <w:b/>
          <w:w w:val="90"/>
          <w:kern w:val="0"/>
          <w:sz w:val="48"/>
          <w:szCs w:val="48"/>
        </w:rPr>
        <w:t>鑫</w:t>
      </w:r>
      <w:proofErr w:type="gramEnd"/>
      <w:r>
        <w:rPr>
          <w:rFonts w:ascii="黑体" w:eastAsia="黑体" w:hAnsi="宋体" w:hint="eastAsia"/>
          <w:b/>
          <w:w w:val="90"/>
          <w:kern w:val="0"/>
          <w:sz w:val="48"/>
          <w:szCs w:val="48"/>
        </w:rPr>
        <w:t>圣生物科技有限公司文</w:t>
      </w:r>
      <w:r>
        <w:rPr>
          <w:rFonts w:ascii="黑体" w:eastAsia="黑体" w:hAnsi="宋体" w:hint="eastAsia"/>
          <w:b/>
          <w:spacing w:val="-30"/>
          <w:w w:val="90"/>
          <w:kern w:val="0"/>
          <w:sz w:val="48"/>
          <w:szCs w:val="48"/>
        </w:rPr>
        <w:t>件</w:t>
      </w:r>
    </w:p>
    <w:p w14:paraId="68F27B1D" w14:textId="77777777" w:rsidR="003A0B74" w:rsidRDefault="00CD6648">
      <w:pPr>
        <w:tabs>
          <w:tab w:val="left" w:pos="3960"/>
        </w:tabs>
        <w:wordWrap w:val="0"/>
        <w:adjustRightInd w:val="0"/>
        <w:snapToGrid w:val="0"/>
        <w:jc w:val="distribute"/>
        <w:outlineLvl w:val="1"/>
        <w:rPr>
          <w:rFonts w:eastAsia="黑体"/>
          <w:sz w:val="28"/>
        </w:rPr>
      </w:pPr>
      <w:r>
        <w:rPr>
          <w:kern w:val="0"/>
          <w:sz w:val="30"/>
          <w:szCs w:val="30"/>
        </w:rPr>
        <w:t>D</w:t>
      </w:r>
      <w:r>
        <w:rPr>
          <w:rFonts w:hint="eastAsia"/>
          <w:kern w:val="0"/>
          <w:sz w:val="30"/>
          <w:szCs w:val="30"/>
        </w:rPr>
        <w:t>ocument of</w:t>
      </w:r>
      <w:r>
        <w:rPr>
          <w:kern w:val="0"/>
          <w:sz w:val="30"/>
          <w:szCs w:val="30"/>
        </w:rPr>
        <w:t xml:space="preserve"> Hubei </w:t>
      </w:r>
      <w:proofErr w:type="spellStart"/>
      <w:r>
        <w:rPr>
          <w:kern w:val="0"/>
          <w:sz w:val="30"/>
          <w:szCs w:val="30"/>
        </w:rPr>
        <w:t>Topgene</w:t>
      </w:r>
      <w:proofErr w:type="spellEnd"/>
      <w:r>
        <w:rPr>
          <w:kern w:val="0"/>
          <w:sz w:val="30"/>
          <w:szCs w:val="30"/>
        </w:rPr>
        <w:t xml:space="preserve"> </w:t>
      </w:r>
      <w:proofErr w:type="spellStart"/>
      <w:r>
        <w:rPr>
          <w:kern w:val="0"/>
          <w:sz w:val="30"/>
          <w:szCs w:val="30"/>
        </w:rPr>
        <w:t>Xins</w:t>
      </w:r>
      <w:r>
        <w:rPr>
          <w:rFonts w:hint="eastAsia"/>
          <w:kern w:val="0"/>
          <w:sz w:val="30"/>
          <w:szCs w:val="30"/>
        </w:rPr>
        <w:t>heng</w:t>
      </w:r>
      <w:proofErr w:type="spellEnd"/>
      <w:r>
        <w:rPr>
          <w:kern w:val="0"/>
          <w:sz w:val="30"/>
          <w:szCs w:val="30"/>
        </w:rPr>
        <w:t xml:space="preserve"> </w:t>
      </w:r>
      <w:r>
        <w:rPr>
          <w:rFonts w:hint="eastAsia"/>
          <w:kern w:val="0"/>
          <w:sz w:val="30"/>
          <w:szCs w:val="30"/>
        </w:rPr>
        <w:t>Biot</w:t>
      </w:r>
      <w:r>
        <w:rPr>
          <w:kern w:val="0"/>
          <w:sz w:val="30"/>
          <w:szCs w:val="30"/>
        </w:rPr>
        <w:t xml:space="preserve">echnology </w:t>
      </w:r>
      <w:proofErr w:type="spellStart"/>
      <w:proofErr w:type="gramStart"/>
      <w:r>
        <w:rPr>
          <w:kern w:val="0"/>
          <w:sz w:val="30"/>
          <w:szCs w:val="30"/>
        </w:rPr>
        <w:t>Co.,Ltd</w:t>
      </w:r>
      <w:proofErr w:type="spellEnd"/>
      <w:proofErr w:type="gramEnd"/>
    </w:p>
    <w:p w14:paraId="3969EC64" w14:textId="77777777" w:rsidR="003A0B74" w:rsidRDefault="00CD6648">
      <w:pPr>
        <w:pBdr>
          <w:top w:val="none" w:sz="0" w:space="1" w:color="auto"/>
          <w:left w:val="none" w:sz="0" w:space="4" w:color="auto"/>
          <w:bottom w:val="single" w:sz="12" w:space="0" w:color="000000"/>
          <w:right w:val="none" w:sz="0" w:space="4" w:color="auto"/>
        </w:pBdr>
        <w:tabs>
          <w:tab w:val="left" w:pos="3960"/>
        </w:tabs>
        <w:wordWrap w:val="0"/>
        <w:spacing w:line="360" w:lineRule="auto"/>
        <w:jc w:val="right"/>
        <w:outlineLvl w:val="0"/>
        <w:rPr>
          <w:rFonts w:eastAsia="黑体"/>
          <w:sz w:val="28"/>
          <w:szCs w:val="28"/>
        </w:rPr>
      </w:pPr>
      <w:r>
        <w:rPr>
          <w:rFonts w:eastAsia="黑体" w:hint="eastAsia"/>
          <w:sz w:val="28"/>
          <w:szCs w:val="28"/>
          <w:lang w:eastAsia="zh-Hans"/>
        </w:rPr>
        <w:t>T</w:t>
      </w:r>
      <w:r>
        <w:rPr>
          <w:rFonts w:eastAsia="黑体" w:hint="eastAsia"/>
          <w:sz w:val="28"/>
          <w:szCs w:val="28"/>
        </w:rPr>
        <w:t>Q</w:t>
      </w:r>
      <w:r>
        <w:rPr>
          <w:rFonts w:eastAsia="黑体" w:hint="eastAsia"/>
          <w:sz w:val="28"/>
          <w:szCs w:val="28"/>
          <w:lang w:eastAsia="zh-Hans"/>
        </w:rPr>
        <w:t>XS</w:t>
      </w:r>
      <w:r>
        <w:rPr>
          <w:rFonts w:eastAsia="黑体" w:hint="eastAsia"/>
          <w:sz w:val="28"/>
          <w:szCs w:val="28"/>
        </w:rPr>
        <w:t>-</w:t>
      </w:r>
      <w:r>
        <w:rPr>
          <w:rFonts w:eastAsia="黑体"/>
          <w:sz w:val="28"/>
          <w:szCs w:val="28"/>
        </w:rPr>
        <w:t>SOP</w:t>
      </w:r>
      <w:r>
        <w:rPr>
          <w:rFonts w:eastAsia="黑体" w:hint="eastAsia"/>
          <w:sz w:val="28"/>
          <w:szCs w:val="28"/>
        </w:rPr>
        <w:t>-</w:t>
      </w:r>
      <w:r>
        <w:rPr>
          <w:rFonts w:eastAsia="黑体"/>
          <w:color w:val="000000"/>
          <w:sz w:val="28"/>
        </w:rPr>
        <w:t>GEN-</w:t>
      </w:r>
      <w:r>
        <w:rPr>
          <w:rFonts w:eastAsia="黑体" w:hint="eastAsia"/>
          <w:color w:val="000000"/>
          <w:sz w:val="28"/>
        </w:rPr>
        <w:t>0</w:t>
      </w:r>
      <w:r>
        <w:rPr>
          <w:rFonts w:eastAsia="黑体"/>
          <w:color w:val="000000"/>
          <w:sz w:val="28"/>
        </w:rPr>
        <w:t>32</w:t>
      </w:r>
    </w:p>
    <w:p w14:paraId="2F9E7E8A" w14:textId="77777777" w:rsidR="003A0B74" w:rsidRDefault="003A0B74">
      <w:pPr>
        <w:jc w:val="center"/>
        <w:rPr>
          <w:rFonts w:ascii="黑体" w:eastAsia="黑体" w:hAnsi="黑体" w:cs="黑体"/>
          <w:b/>
          <w:sz w:val="24"/>
        </w:rPr>
      </w:pPr>
    </w:p>
    <w:bookmarkEnd w:id="0"/>
    <w:p w14:paraId="6E692F2C" w14:textId="77777777" w:rsidR="003A0B74" w:rsidRDefault="003A0B74">
      <w:pPr>
        <w:tabs>
          <w:tab w:val="left" w:pos="3960"/>
        </w:tabs>
        <w:adjustRightInd w:val="0"/>
        <w:snapToGrid w:val="0"/>
        <w:rPr>
          <w:b/>
          <w:sz w:val="24"/>
          <w:szCs w:val="18"/>
        </w:rPr>
      </w:pPr>
    </w:p>
    <w:p w14:paraId="5443B048" w14:textId="77777777" w:rsidR="003A0B74" w:rsidRDefault="003A0B74">
      <w:pPr>
        <w:tabs>
          <w:tab w:val="left" w:pos="3960"/>
        </w:tabs>
        <w:adjustRightInd w:val="0"/>
        <w:snapToGrid w:val="0"/>
        <w:rPr>
          <w:b/>
          <w:sz w:val="24"/>
          <w:szCs w:val="18"/>
        </w:rPr>
      </w:pPr>
    </w:p>
    <w:p w14:paraId="43CE9964" w14:textId="77777777" w:rsidR="003A0B74" w:rsidRDefault="00CD6648">
      <w:pPr>
        <w:tabs>
          <w:tab w:val="left" w:pos="3960"/>
        </w:tabs>
        <w:jc w:val="center"/>
        <w:rPr>
          <w:b/>
          <w:sz w:val="24"/>
          <w:szCs w:val="18"/>
        </w:rPr>
      </w:pPr>
      <w:r>
        <w:rPr>
          <w:rFonts w:ascii="黑体" w:eastAsia="黑体" w:hAnsi="黑体" w:cs="黑体" w:hint="eastAsia"/>
          <w:b/>
          <w:sz w:val="52"/>
          <w:szCs w:val="52"/>
        </w:rPr>
        <w:t>数据备份与恢复</w:t>
      </w:r>
    </w:p>
    <w:p w14:paraId="67DF65FF" w14:textId="77777777" w:rsidR="003A0B74" w:rsidRDefault="003A0B74">
      <w:pPr>
        <w:tabs>
          <w:tab w:val="left" w:pos="3960"/>
        </w:tabs>
        <w:rPr>
          <w:b/>
          <w:sz w:val="24"/>
          <w:szCs w:val="18"/>
        </w:rPr>
      </w:pPr>
    </w:p>
    <w:p w14:paraId="0058CB38" w14:textId="77777777" w:rsidR="003A0B74" w:rsidRDefault="003A0B74">
      <w:pPr>
        <w:tabs>
          <w:tab w:val="left" w:pos="3960"/>
        </w:tabs>
        <w:rPr>
          <w:b/>
          <w:sz w:val="24"/>
          <w:szCs w:val="18"/>
        </w:rPr>
      </w:pPr>
    </w:p>
    <w:p w14:paraId="6978E62D" w14:textId="77777777" w:rsidR="003A0B74" w:rsidRDefault="00CD6648">
      <w:pPr>
        <w:jc w:val="center"/>
        <w:rPr>
          <w:rFonts w:ascii="黑体" w:eastAsia="黑体"/>
          <w:sz w:val="28"/>
        </w:rPr>
      </w:pPr>
      <w:r>
        <w:rPr>
          <w:rFonts w:ascii="黑体" w:eastAsia="黑体" w:hAnsi="宋体" w:hint="eastAsia"/>
          <w:sz w:val="32"/>
        </w:rPr>
        <w:t>保密等级：机密</w:t>
      </w:r>
    </w:p>
    <w:p w14:paraId="5E234D73" w14:textId="77777777" w:rsidR="003A0B74" w:rsidRDefault="00CD6648">
      <w:pPr>
        <w:jc w:val="center"/>
        <w:rPr>
          <w:rFonts w:ascii="黑体" w:eastAsia="黑体"/>
          <w:sz w:val="32"/>
        </w:rPr>
      </w:pPr>
      <w:r>
        <w:rPr>
          <w:rFonts w:ascii="黑体" w:eastAsia="黑体" w:hAnsi="宋体" w:hint="eastAsia"/>
          <w:sz w:val="32"/>
        </w:rPr>
        <w:t>版本</w:t>
      </w:r>
      <w:r>
        <w:rPr>
          <w:rFonts w:ascii="黑体" w:eastAsia="黑体" w:hint="eastAsia"/>
          <w:sz w:val="32"/>
        </w:rPr>
        <w:t>/</w:t>
      </w:r>
      <w:r>
        <w:rPr>
          <w:rFonts w:ascii="黑体" w:eastAsia="黑体" w:hAnsi="宋体" w:hint="eastAsia"/>
          <w:sz w:val="32"/>
        </w:rPr>
        <w:t>版次：</w:t>
      </w:r>
      <w:r>
        <w:rPr>
          <w:rFonts w:ascii="黑体" w:eastAsia="黑体"/>
          <w:sz w:val="32"/>
        </w:rPr>
        <w:t>1</w:t>
      </w:r>
      <w:r>
        <w:rPr>
          <w:rFonts w:ascii="黑体" w:eastAsia="黑体" w:hint="eastAsia"/>
          <w:sz w:val="32"/>
        </w:rPr>
        <w:t>.</w:t>
      </w:r>
      <w:r>
        <w:rPr>
          <w:rFonts w:ascii="黑体" w:eastAsia="黑体"/>
          <w:sz w:val="32"/>
        </w:rPr>
        <w:t>0</w:t>
      </w:r>
    </w:p>
    <w:p w14:paraId="0B5F1BBB" w14:textId="4B1DC7DE" w:rsidR="003A0B74" w:rsidDel="00267D8D" w:rsidRDefault="003A0B74">
      <w:pPr>
        <w:rPr>
          <w:del w:id="2" w:author="cc" w:date="2025-08-29T10:00:00Z"/>
          <w:color w:val="000000" w:themeColor="text1"/>
          <w:sz w:val="24"/>
          <w:szCs w:val="20"/>
        </w:rPr>
      </w:pPr>
    </w:p>
    <w:tbl>
      <w:tblPr>
        <w:tblW w:w="0" w:type="auto"/>
        <w:jc w:val="center"/>
        <w:tblBorders>
          <w:bottom w:val="single" w:sz="4" w:space="0" w:color="000000"/>
          <w:insideH w:val="single" w:sz="4" w:space="0" w:color="000000"/>
        </w:tblBorders>
        <w:tblLayout w:type="fixed"/>
        <w:tblLook w:val="04A0" w:firstRow="1" w:lastRow="0" w:firstColumn="1" w:lastColumn="0" w:noHBand="0" w:noVBand="1"/>
      </w:tblPr>
      <w:tblGrid>
        <w:gridCol w:w="1872"/>
        <w:gridCol w:w="236"/>
        <w:gridCol w:w="1831"/>
        <w:gridCol w:w="956"/>
        <w:gridCol w:w="236"/>
        <w:gridCol w:w="1983"/>
      </w:tblGrid>
      <w:tr w:rsidR="003A0B74" w:rsidDel="00267D8D" w14:paraId="27975C6A" w14:textId="19E20A8D">
        <w:trPr>
          <w:trHeight w:val="737"/>
          <w:jc w:val="center"/>
          <w:del w:id="3" w:author="cc" w:date="2025-08-29T10:00:00Z"/>
        </w:trPr>
        <w:tc>
          <w:tcPr>
            <w:tcW w:w="1872" w:type="dxa"/>
            <w:tcBorders>
              <w:top w:val="nil"/>
              <w:bottom w:val="nil"/>
            </w:tcBorders>
            <w:tcMar>
              <w:left w:w="0" w:type="dxa"/>
              <w:right w:w="0" w:type="dxa"/>
            </w:tcMar>
            <w:vAlign w:val="bottom"/>
          </w:tcPr>
          <w:p w14:paraId="5AB79E70" w14:textId="42CBD024" w:rsidR="003A0B74" w:rsidDel="00267D8D" w:rsidRDefault="00CD6648">
            <w:pPr>
              <w:adjustRightInd w:val="0"/>
              <w:snapToGrid w:val="0"/>
              <w:jc w:val="center"/>
              <w:rPr>
                <w:del w:id="4" w:author="cc" w:date="2025-08-29T10:00:00Z"/>
                <w:rFonts w:ascii="黑体" w:eastAsia="黑体" w:hAnsi="黑体"/>
                <w:sz w:val="28"/>
                <w:szCs w:val="28"/>
              </w:rPr>
            </w:pPr>
            <w:bookmarkStart w:id="5" w:name="_Hlk113622135"/>
            <w:del w:id="6" w:author="cc" w:date="2025-08-29T10:00:00Z">
              <w:r w:rsidDel="00267D8D">
                <w:rPr>
                  <w:rFonts w:ascii="黑体" w:eastAsia="黑体" w:hAnsi="黑体" w:hint="eastAsia"/>
                  <w:sz w:val="28"/>
                  <w:szCs w:val="28"/>
                </w:rPr>
                <w:delText>制订</w:delText>
              </w:r>
            </w:del>
          </w:p>
          <w:p w14:paraId="51460FCB" w14:textId="42C5A615" w:rsidR="003A0B74" w:rsidDel="00267D8D" w:rsidRDefault="00CD6648">
            <w:pPr>
              <w:adjustRightInd w:val="0"/>
              <w:snapToGrid w:val="0"/>
              <w:jc w:val="center"/>
              <w:rPr>
                <w:del w:id="7" w:author="cc" w:date="2025-08-29T10:00:00Z"/>
                <w:rFonts w:ascii="黑体" w:eastAsia="黑体" w:hAnsi="黑体"/>
                <w:sz w:val="28"/>
                <w:szCs w:val="28"/>
              </w:rPr>
            </w:pPr>
            <w:del w:id="8" w:author="cc" w:date="2025-08-29T10:00:00Z">
              <w:r w:rsidDel="00267D8D">
                <w:rPr>
                  <w:rFonts w:eastAsia="黑体" w:hint="eastAsia"/>
                  <w:sz w:val="24"/>
                </w:rPr>
                <w:delText>Prepared By</w:delText>
              </w:r>
            </w:del>
          </w:p>
        </w:tc>
        <w:tc>
          <w:tcPr>
            <w:tcW w:w="236" w:type="dxa"/>
            <w:tcBorders>
              <w:top w:val="nil"/>
              <w:bottom w:val="nil"/>
            </w:tcBorders>
            <w:vAlign w:val="bottom"/>
          </w:tcPr>
          <w:p w14:paraId="07D8C82D" w14:textId="03FE5554" w:rsidR="003A0B74" w:rsidDel="00267D8D" w:rsidRDefault="00CD6648">
            <w:pPr>
              <w:jc w:val="center"/>
              <w:rPr>
                <w:del w:id="9" w:author="cc" w:date="2025-08-29T10:00:00Z"/>
                <w:rFonts w:ascii="黑体" w:eastAsia="黑体" w:hAnsi="黑体"/>
                <w:sz w:val="28"/>
                <w:szCs w:val="28"/>
              </w:rPr>
            </w:pPr>
            <w:del w:id="10" w:author="cc" w:date="2025-08-29T10:00:00Z">
              <w:r w:rsidDel="00267D8D">
                <w:rPr>
                  <w:rFonts w:ascii="黑体" w:eastAsia="黑体" w:hAnsi="黑体" w:hint="eastAsia"/>
                  <w:sz w:val="28"/>
                  <w:szCs w:val="28"/>
                </w:rPr>
                <w:delText>:</w:delText>
              </w:r>
            </w:del>
          </w:p>
        </w:tc>
        <w:tc>
          <w:tcPr>
            <w:tcW w:w="1831" w:type="dxa"/>
            <w:vAlign w:val="bottom"/>
          </w:tcPr>
          <w:p w14:paraId="22840944" w14:textId="4F1C27C5" w:rsidR="003A0B74" w:rsidDel="00267D8D" w:rsidRDefault="003A0B74">
            <w:pPr>
              <w:jc w:val="center"/>
              <w:rPr>
                <w:del w:id="11" w:author="cc" w:date="2025-08-29T10:00:00Z"/>
                <w:rFonts w:ascii="黑体" w:eastAsia="黑体" w:hAnsi="黑体"/>
                <w:sz w:val="28"/>
                <w:szCs w:val="28"/>
              </w:rPr>
            </w:pPr>
          </w:p>
        </w:tc>
        <w:tc>
          <w:tcPr>
            <w:tcW w:w="956" w:type="dxa"/>
            <w:tcBorders>
              <w:top w:val="nil"/>
              <w:bottom w:val="nil"/>
            </w:tcBorders>
            <w:vAlign w:val="bottom"/>
          </w:tcPr>
          <w:p w14:paraId="3E6441E8" w14:textId="2CD909D8" w:rsidR="003A0B74" w:rsidDel="00267D8D" w:rsidRDefault="00CD6648">
            <w:pPr>
              <w:adjustRightInd w:val="0"/>
              <w:snapToGrid w:val="0"/>
              <w:jc w:val="center"/>
              <w:rPr>
                <w:del w:id="12" w:author="cc" w:date="2025-08-29T10:00:00Z"/>
                <w:rFonts w:eastAsia="黑体"/>
                <w:sz w:val="28"/>
                <w:szCs w:val="28"/>
              </w:rPr>
            </w:pPr>
            <w:del w:id="13" w:author="cc" w:date="2025-08-29T10:00:00Z">
              <w:r w:rsidDel="00267D8D">
                <w:rPr>
                  <w:rFonts w:eastAsia="黑体"/>
                  <w:sz w:val="28"/>
                  <w:szCs w:val="28"/>
                </w:rPr>
                <w:delText>日期</w:delText>
              </w:r>
              <w:r w:rsidDel="00267D8D">
                <w:rPr>
                  <w:rFonts w:eastAsia="黑体"/>
                  <w:sz w:val="24"/>
                </w:rPr>
                <w:delText>Date</w:delText>
              </w:r>
            </w:del>
          </w:p>
        </w:tc>
        <w:tc>
          <w:tcPr>
            <w:tcW w:w="236" w:type="dxa"/>
            <w:tcBorders>
              <w:top w:val="nil"/>
              <w:bottom w:val="nil"/>
            </w:tcBorders>
            <w:vAlign w:val="bottom"/>
          </w:tcPr>
          <w:p w14:paraId="274130B5" w14:textId="57790D2D" w:rsidR="003A0B74" w:rsidDel="00267D8D" w:rsidRDefault="00CD6648">
            <w:pPr>
              <w:jc w:val="center"/>
              <w:rPr>
                <w:del w:id="14" w:author="cc" w:date="2025-08-29T10:00:00Z"/>
                <w:sz w:val="32"/>
                <w:szCs w:val="20"/>
              </w:rPr>
            </w:pPr>
            <w:del w:id="15" w:author="cc" w:date="2025-08-29T10:00:00Z">
              <w:r w:rsidDel="00267D8D">
                <w:rPr>
                  <w:sz w:val="32"/>
                  <w:szCs w:val="20"/>
                </w:rPr>
                <w:delText>:</w:delText>
              </w:r>
            </w:del>
          </w:p>
        </w:tc>
        <w:tc>
          <w:tcPr>
            <w:tcW w:w="1983" w:type="dxa"/>
            <w:vAlign w:val="bottom"/>
          </w:tcPr>
          <w:p w14:paraId="0AF657EA" w14:textId="59FB5468" w:rsidR="003A0B74" w:rsidDel="00267D8D" w:rsidRDefault="003A0B74">
            <w:pPr>
              <w:jc w:val="center"/>
              <w:rPr>
                <w:del w:id="16" w:author="cc" w:date="2025-08-29T10:00:00Z"/>
                <w:sz w:val="32"/>
                <w:szCs w:val="20"/>
              </w:rPr>
            </w:pPr>
          </w:p>
        </w:tc>
      </w:tr>
      <w:tr w:rsidR="003A0B74" w:rsidDel="00267D8D" w14:paraId="5C09A3B2" w14:textId="4314CBAE">
        <w:trPr>
          <w:trHeight w:val="737"/>
          <w:jc w:val="center"/>
          <w:del w:id="17" w:author="cc" w:date="2025-08-29T10:00:00Z"/>
        </w:trPr>
        <w:tc>
          <w:tcPr>
            <w:tcW w:w="1872" w:type="dxa"/>
            <w:tcBorders>
              <w:top w:val="nil"/>
              <w:bottom w:val="nil"/>
            </w:tcBorders>
            <w:tcMar>
              <w:left w:w="0" w:type="dxa"/>
              <w:right w:w="0" w:type="dxa"/>
            </w:tcMar>
            <w:vAlign w:val="bottom"/>
          </w:tcPr>
          <w:p w14:paraId="74C10F05" w14:textId="27E4CA42" w:rsidR="003A0B74" w:rsidDel="00267D8D" w:rsidRDefault="00CD6648">
            <w:pPr>
              <w:adjustRightInd w:val="0"/>
              <w:snapToGrid w:val="0"/>
              <w:jc w:val="center"/>
              <w:rPr>
                <w:del w:id="18" w:author="cc" w:date="2025-08-29T10:00:00Z"/>
                <w:rFonts w:ascii="黑体" w:eastAsia="黑体" w:hAnsi="黑体"/>
                <w:sz w:val="28"/>
                <w:szCs w:val="28"/>
              </w:rPr>
            </w:pPr>
            <w:del w:id="19" w:author="cc" w:date="2025-08-29T10:00:00Z">
              <w:r w:rsidDel="00267D8D">
                <w:rPr>
                  <w:rFonts w:ascii="黑体" w:eastAsia="黑体" w:hAnsi="黑体" w:hint="eastAsia"/>
                  <w:sz w:val="28"/>
                  <w:szCs w:val="28"/>
                </w:rPr>
                <w:delText>审核</w:delText>
              </w:r>
            </w:del>
          </w:p>
          <w:p w14:paraId="2D6A1BB8" w14:textId="42729B6B" w:rsidR="003A0B74" w:rsidDel="00267D8D" w:rsidRDefault="00CD6648">
            <w:pPr>
              <w:adjustRightInd w:val="0"/>
              <w:snapToGrid w:val="0"/>
              <w:jc w:val="center"/>
              <w:rPr>
                <w:del w:id="20" w:author="cc" w:date="2025-08-29T10:00:00Z"/>
                <w:rFonts w:ascii="黑体" w:eastAsia="黑体" w:hAnsi="黑体"/>
                <w:sz w:val="28"/>
                <w:szCs w:val="28"/>
              </w:rPr>
            </w:pPr>
            <w:del w:id="21" w:author="cc" w:date="2025-08-29T10:00:00Z">
              <w:r w:rsidDel="00267D8D">
                <w:rPr>
                  <w:rFonts w:eastAsia="黑体" w:hint="eastAsia"/>
                  <w:sz w:val="24"/>
                </w:rPr>
                <w:delText>Examined By</w:delText>
              </w:r>
            </w:del>
          </w:p>
        </w:tc>
        <w:tc>
          <w:tcPr>
            <w:tcW w:w="236" w:type="dxa"/>
            <w:tcBorders>
              <w:top w:val="nil"/>
              <w:bottom w:val="nil"/>
            </w:tcBorders>
            <w:vAlign w:val="bottom"/>
          </w:tcPr>
          <w:p w14:paraId="5AB620B5" w14:textId="2D3DB20A" w:rsidR="003A0B74" w:rsidDel="00267D8D" w:rsidRDefault="00CD6648">
            <w:pPr>
              <w:jc w:val="center"/>
              <w:rPr>
                <w:del w:id="22" w:author="cc" w:date="2025-08-29T10:00:00Z"/>
                <w:rFonts w:ascii="黑体" w:eastAsia="黑体" w:hAnsi="黑体"/>
                <w:sz w:val="28"/>
                <w:szCs w:val="28"/>
              </w:rPr>
            </w:pPr>
            <w:del w:id="23" w:author="cc" w:date="2025-08-29T10:00:00Z">
              <w:r w:rsidDel="00267D8D">
                <w:rPr>
                  <w:rFonts w:ascii="黑体" w:eastAsia="黑体" w:hAnsi="黑体" w:hint="eastAsia"/>
                  <w:sz w:val="28"/>
                  <w:szCs w:val="28"/>
                </w:rPr>
                <w:delText>:</w:delText>
              </w:r>
            </w:del>
          </w:p>
        </w:tc>
        <w:tc>
          <w:tcPr>
            <w:tcW w:w="1831" w:type="dxa"/>
            <w:vAlign w:val="bottom"/>
          </w:tcPr>
          <w:p w14:paraId="1811A8CE" w14:textId="32E3ECEB" w:rsidR="003A0B74" w:rsidDel="00267D8D" w:rsidRDefault="003A0B74">
            <w:pPr>
              <w:jc w:val="center"/>
              <w:rPr>
                <w:del w:id="24" w:author="cc" w:date="2025-08-29T10:00:00Z"/>
                <w:rFonts w:ascii="黑体" w:eastAsia="黑体" w:hAnsi="黑体"/>
                <w:sz w:val="28"/>
                <w:szCs w:val="28"/>
              </w:rPr>
            </w:pPr>
          </w:p>
        </w:tc>
        <w:tc>
          <w:tcPr>
            <w:tcW w:w="956" w:type="dxa"/>
            <w:tcBorders>
              <w:top w:val="nil"/>
              <w:bottom w:val="nil"/>
            </w:tcBorders>
            <w:vAlign w:val="bottom"/>
          </w:tcPr>
          <w:p w14:paraId="7885B3A2" w14:textId="1F5887EF" w:rsidR="003A0B74" w:rsidDel="00267D8D" w:rsidRDefault="00CD6648">
            <w:pPr>
              <w:adjustRightInd w:val="0"/>
              <w:snapToGrid w:val="0"/>
              <w:jc w:val="center"/>
              <w:rPr>
                <w:del w:id="25" w:author="cc" w:date="2025-08-29T10:00:00Z"/>
                <w:rFonts w:eastAsia="黑体"/>
                <w:sz w:val="28"/>
                <w:szCs w:val="28"/>
              </w:rPr>
            </w:pPr>
            <w:del w:id="26" w:author="cc" w:date="2025-08-29T10:00:00Z">
              <w:r w:rsidDel="00267D8D">
                <w:rPr>
                  <w:rFonts w:eastAsia="黑体"/>
                  <w:sz w:val="28"/>
                  <w:szCs w:val="28"/>
                </w:rPr>
                <w:delText>日期</w:delText>
              </w:r>
              <w:r w:rsidDel="00267D8D">
                <w:rPr>
                  <w:rFonts w:eastAsia="黑体"/>
                  <w:sz w:val="24"/>
                </w:rPr>
                <w:delText>Date</w:delText>
              </w:r>
            </w:del>
          </w:p>
        </w:tc>
        <w:tc>
          <w:tcPr>
            <w:tcW w:w="236" w:type="dxa"/>
            <w:tcBorders>
              <w:top w:val="nil"/>
              <w:bottom w:val="nil"/>
            </w:tcBorders>
            <w:vAlign w:val="bottom"/>
          </w:tcPr>
          <w:p w14:paraId="3C495506" w14:textId="62043D0E" w:rsidR="003A0B74" w:rsidDel="00267D8D" w:rsidRDefault="00CD6648">
            <w:pPr>
              <w:jc w:val="center"/>
              <w:rPr>
                <w:del w:id="27" w:author="cc" w:date="2025-08-29T10:00:00Z"/>
                <w:sz w:val="32"/>
                <w:szCs w:val="20"/>
              </w:rPr>
            </w:pPr>
            <w:del w:id="28" w:author="cc" w:date="2025-08-29T10:00:00Z">
              <w:r w:rsidDel="00267D8D">
                <w:rPr>
                  <w:sz w:val="32"/>
                  <w:szCs w:val="20"/>
                </w:rPr>
                <w:delText>:</w:delText>
              </w:r>
            </w:del>
          </w:p>
        </w:tc>
        <w:tc>
          <w:tcPr>
            <w:tcW w:w="1983" w:type="dxa"/>
            <w:vAlign w:val="bottom"/>
          </w:tcPr>
          <w:p w14:paraId="644F94BB" w14:textId="57A72A76" w:rsidR="003A0B74" w:rsidDel="00267D8D" w:rsidRDefault="003A0B74">
            <w:pPr>
              <w:jc w:val="center"/>
              <w:rPr>
                <w:del w:id="29" w:author="cc" w:date="2025-08-29T10:00:00Z"/>
                <w:sz w:val="32"/>
                <w:szCs w:val="20"/>
              </w:rPr>
            </w:pPr>
          </w:p>
        </w:tc>
      </w:tr>
      <w:tr w:rsidR="003A0B74" w:rsidDel="00267D8D" w14:paraId="4A614E4C" w14:textId="6CB415DF">
        <w:trPr>
          <w:trHeight w:val="737"/>
          <w:jc w:val="center"/>
          <w:del w:id="30" w:author="cc" w:date="2025-08-29T10:00:00Z"/>
        </w:trPr>
        <w:tc>
          <w:tcPr>
            <w:tcW w:w="1872" w:type="dxa"/>
            <w:tcBorders>
              <w:top w:val="nil"/>
              <w:bottom w:val="nil"/>
            </w:tcBorders>
            <w:tcMar>
              <w:left w:w="0" w:type="dxa"/>
              <w:right w:w="0" w:type="dxa"/>
            </w:tcMar>
            <w:vAlign w:val="bottom"/>
          </w:tcPr>
          <w:p w14:paraId="78D9D4BA" w14:textId="3A6DB691" w:rsidR="003A0B74" w:rsidDel="00267D8D" w:rsidRDefault="00CD6648">
            <w:pPr>
              <w:adjustRightInd w:val="0"/>
              <w:snapToGrid w:val="0"/>
              <w:jc w:val="center"/>
              <w:rPr>
                <w:del w:id="31" w:author="cc" w:date="2025-08-29T10:00:00Z"/>
                <w:rFonts w:ascii="黑体" w:eastAsia="黑体" w:hAnsi="黑体"/>
                <w:sz w:val="28"/>
                <w:szCs w:val="28"/>
              </w:rPr>
            </w:pPr>
            <w:del w:id="32" w:author="cc" w:date="2025-08-29T10:00:00Z">
              <w:r w:rsidDel="00267D8D">
                <w:rPr>
                  <w:rFonts w:ascii="黑体" w:eastAsia="黑体" w:hAnsi="黑体" w:hint="eastAsia"/>
                  <w:sz w:val="28"/>
                  <w:szCs w:val="28"/>
                </w:rPr>
                <w:delText>审查</w:delText>
              </w:r>
            </w:del>
          </w:p>
          <w:p w14:paraId="57C2E771" w14:textId="41278F44" w:rsidR="003A0B74" w:rsidDel="00267D8D" w:rsidRDefault="00CD6648">
            <w:pPr>
              <w:jc w:val="center"/>
              <w:rPr>
                <w:del w:id="33" w:author="cc" w:date="2025-08-29T10:00:00Z"/>
                <w:rFonts w:ascii="黑体" w:eastAsia="黑体" w:hAnsi="黑体"/>
                <w:sz w:val="28"/>
                <w:szCs w:val="28"/>
              </w:rPr>
            </w:pPr>
            <w:del w:id="34" w:author="cc" w:date="2025-08-29T10:00:00Z">
              <w:r w:rsidDel="00267D8D">
                <w:rPr>
                  <w:rFonts w:eastAsia="黑体"/>
                  <w:sz w:val="24"/>
                </w:rPr>
                <w:delText>Reviewed By</w:delText>
              </w:r>
            </w:del>
          </w:p>
        </w:tc>
        <w:tc>
          <w:tcPr>
            <w:tcW w:w="236" w:type="dxa"/>
            <w:tcBorders>
              <w:top w:val="nil"/>
              <w:bottom w:val="nil"/>
            </w:tcBorders>
            <w:vAlign w:val="bottom"/>
          </w:tcPr>
          <w:p w14:paraId="6B35CE43" w14:textId="69A4A5ED" w:rsidR="003A0B74" w:rsidDel="00267D8D" w:rsidRDefault="00CD6648">
            <w:pPr>
              <w:jc w:val="center"/>
              <w:rPr>
                <w:del w:id="35" w:author="cc" w:date="2025-08-29T10:00:00Z"/>
                <w:rFonts w:ascii="黑体" w:eastAsia="黑体" w:hAnsi="黑体"/>
                <w:sz w:val="28"/>
                <w:szCs w:val="28"/>
              </w:rPr>
            </w:pPr>
            <w:del w:id="36" w:author="cc" w:date="2025-08-29T10:00:00Z">
              <w:r w:rsidDel="00267D8D">
                <w:rPr>
                  <w:rFonts w:ascii="黑体" w:eastAsia="黑体" w:hAnsi="黑体" w:hint="eastAsia"/>
                  <w:sz w:val="28"/>
                  <w:szCs w:val="28"/>
                </w:rPr>
                <w:delText>:</w:delText>
              </w:r>
            </w:del>
          </w:p>
        </w:tc>
        <w:tc>
          <w:tcPr>
            <w:tcW w:w="1831" w:type="dxa"/>
            <w:tcBorders>
              <w:bottom w:val="single" w:sz="4" w:space="0" w:color="auto"/>
            </w:tcBorders>
            <w:vAlign w:val="bottom"/>
          </w:tcPr>
          <w:p w14:paraId="0A36D5FB" w14:textId="6C7E7140" w:rsidR="003A0B74" w:rsidDel="00267D8D" w:rsidRDefault="003A0B74">
            <w:pPr>
              <w:jc w:val="center"/>
              <w:rPr>
                <w:del w:id="37" w:author="cc" w:date="2025-08-29T10:00:00Z"/>
                <w:rFonts w:ascii="黑体" w:eastAsia="黑体" w:hAnsi="黑体"/>
                <w:sz w:val="28"/>
                <w:szCs w:val="28"/>
              </w:rPr>
            </w:pPr>
          </w:p>
        </w:tc>
        <w:tc>
          <w:tcPr>
            <w:tcW w:w="956" w:type="dxa"/>
            <w:tcBorders>
              <w:top w:val="nil"/>
              <w:bottom w:val="nil"/>
            </w:tcBorders>
            <w:vAlign w:val="bottom"/>
          </w:tcPr>
          <w:p w14:paraId="74BBB88D" w14:textId="58A7C327" w:rsidR="003A0B74" w:rsidDel="00267D8D" w:rsidRDefault="00CD6648">
            <w:pPr>
              <w:adjustRightInd w:val="0"/>
              <w:snapToGrid w:val="0"/>
              <w:jc w:val="center"/>
              <w:rPr>
                <w:del w:id="38" w:author="cc" w:date="2025-08-29T10:00:00Z"/>
                <w:rFonts w:eastAsia="黑体"/>
                <w:sz w:val="28"/>
                <w:szCs w:val="28"/>
              </w:rPr>
            </w:pPr>
            <w:del w:id="39" w:author="cc" w:date="2025-08-29T10:00:00Z">
              <w:r w:rsidDel="00267D8D">
                <w:rPr>
                  <w:rFonts w:eastAsia="黑体"/>
                  <w:sz w:val="28"/>
                  <w:szCs w:val="28"/>
                </w:rPr>
                <w:delText>日期</w:delText>
              </w:r>
              <w:r w:rsidDel="00267D8D">
                <w:rPr>
                  <w:rFonts w:eastAsia="黑体"/>
                  <w:sz w:val="24"/>
                </w:rPr>
                <w:delText>Date</w:delText>
              </w:r>
            </w:del>
          </w:p>
        </w:tc>
        <w:tc>
          <w:tcPr>
            <w:tcW w:w="236" w:type="dxa"/>
            <w:tcBorders>
              <w:top w:val="nil"/>
              <w:bottom w:val="nil"/>
            </w:tcBorders>
            <w:vAlign w:val="bottom"/>
          </w:tcPr>
          <w:p w14:paraId="60A3E62B" w14:textId="2E56FC58" w:rsidR="003A0B74" w:rsidDel="00267D8D" w:rsidRDefault="00CD6648">
            <w:pPr>
              <w:jc w:val="center"/>
              <w:rPr>
                <w:del w:id="40" w:author="cc" w:date="2025-08-29T10:00:00Z"/>
                <w:sz w:val="32"/>
                <w:szCs w:val="20"/>
              </w:rPr>
            </w:pPr>
            <w:del w:id="41" w:author="cc" w:date="2025-08-29T10:00:00Z">
              <w:r w:rsidDel="00267D8D">
                <w:rPr>
                  <w:sz w:val="32"/>
                  <w:szCs w:val="20"/>
                </w:rPr>
                <w:delText>:</w:delText>
              </w:r>
            </w:del>
          </w:p>
        </w:tc>
        <w:tc>
          <w:tcPr>
            <w:tcW w:w="1983" w:type="dxa"/>
            <w:tcBorders>
              <w:bottom w:val="single" w:sz="4" w:space="0" w:color="auto"/>
            </w:tcBorders>
            <w:vAlign w:val="bottom"/>
          </w:tcPr>
          <w:p w14:paraId="0AC1DDA9" w14:textId="5A1B846C" w:rsidR="003A0B74" w:rsidDel="00267D8D" w:rsidRDefault="003A0B74">
            <w:pPr>
              <w:jc w:val="center"/>
              <w:rPr>
                <w:del w:id="42" w:author="cc" w:date="2025-08-29T10:00:00Z"/>
                <w:sz w:val="32"/>
                <w:szCs w:val="20"/>
              </w:rPr>
            </w:pPr>
          </w:p>
        </w:tc>
      </w:tr>
      <w:tr w:rsidR="003A0B74" w:rsidDel="00267D8D" w14:paraId="1D2B254A" w14:textId="766A198A">
        <w:trPr>
          <w:trHeight w:val="737"/>
          <w:jc w:val="center"/>
          <w:del w:id="43" w:author="cc" w:date="2025-08-29T10:00:00Z"/>
        </w:trPr>
        <w:tc>
          <w:tcPr>
            <w:tcW w:w="1872" w:type="dxa"/>
            <w:tcBorders>
              <w:top w:val="nil"/>
              <w:bottom w:val="nil"/>
            </w:tcBorders>
            <w:tcMar>
              <w:left w:w="0" w:type="dxa"/>
              <w:right w:w="0" w:type="dxa"/>
            </w:tcMar>
            <w:vAlign w:val="bottom"/>
          </w:tcPr>
          <w:p w14:paraId="12059267" w14:textId="563531AD" w:rsidR="003A0B74" w:rsidDel="00267D8D" w:rsidRDefault="00CD6648">
            <w:pPr>
              <w:adjustRightInd w:val="0"/>
              <w:snapToGrid w:val="0"/>
              <w:jc w:val="center"/>
              <w:rPr>
                <w:del w:id="44" w:author="cc" w:date="2025-08-29T10:00:00Z"/>
                <w:rFonts w:ascii="黑体" w:eastAsia="黑体" w:hAnsi="黑体"/>
                <w:sz w:val="28"/>
                <w:szCs w:val="28"/>
              </w:rPr>
            </w:pPr>
            <w:del w:id="45" w:author="cc" w:date="2025-08-29T10:00:00Z">
              <w:r w:rsidDel="00267D8D">
                <w:rPr>
                  <w:rFonts w:ascii="黑体" w:eastAsia="黑体" w:hAnsi="黑体" w:hint="eastAsia"/>
                  <w:sz w:val="28"/>
                  <w:szCs w:val="28"/>
                </w:rPr>
                <w:delText>批准</w:delText>
              </w:r>
            </w:del>
          </w:p>
          <w:p w14:paraId="7ACE3642" w14:textId="3E35713D" w:rsidR="003A0B74" w:rsidDel="00267D8D" w:rsidRDefault="00CD6648">
            <w:pPr>
              <w:adjustRightInd w:val="0"/>
              <w:snapToGrid w:val="0"/>
              <w:jc w:val="center"/>
              <w:rPr>
                <w:del w:id="46" w:author="cc" w:date="2025-08-29T10:00:00Z"/>
                <w:rFonts w:ascii="黑体" w:eastAsia="黑体" w:hAnsi="黑体"/>
                <w:sz w:val="28"/>
                <w:szCs w:val="28"/>
              </w:rPr>
            </w:pPr>
            <w:del w:id="47" w:author="cc" w:date="2025-08-29T10:00:00Z">
              <w:r w:rsidDel="00267D8D">
                <w:rPr>
                  <w:rFonts w:eastAsia="黑体" w:hint="eastAsia"/>
                  <w:sz w:val="24"/>
                </w:rPr>
                <w:delText>Approved By</w:delText>
              </w:r>
            </w:del>
          </w:p>
        </w:tc>
        <w:tc>
          <w:tcPr>
            <w:tcW w:w="236" w:type="dxa"/>
            <w:tcBorders>
              <w:top w:val="nil"/>
              <w:bottom w:val="nil"/>
            </w:tcBorders>
            <w:vAlign w:val="bottom"/>
          </w:tcPr>
          <w:p w14:paraId="54046EB2" w14:textId="505A7998" w:rsidR="003A0B74" w:rsidDel="00267D8D" w:rsidRDefault="00CD6648">
            <w:pPr>
              <w:jc w:val="center"/>
              <w:rPr>
                <w:del w:id="48" w:author="cc" w:date="2025-08-29T10:00:00Z"/>
                <w:rFonts w:ascii="黑体" w:eastAsia="黑体" w:hAnsi="黑体"/>
                <w:sz w:val="28"/>
                <w:szCs w:val="28"/>
              </w:rPr>
            </w:pPr>
            <w:del w:id="49" w:author="cc" w:date="2025-08-29T10:00:00Z">
              <w:r w:rsidDel="00267D8D">
                <w:rPr>
                  <w:rFonts w:ascii="黑体" w:eastAsia="黑体" w:hAnsi="黑体" w:hint="eastAsia"/>
                  <w:sz w:val="28"/>
                  <w:szCs w:val="28"/>
                </w:rPr>
                <w:delText>:</w:delText>
              </w:r>
            </w:del>
          </w:p>
        </w:tc>
        <w:tc>
          <w:tcPr>
            <w:tcW w:w="1831" w:type="dxa"/>
            <w:tcBorders>
              <w:top w:val="single" w:sz="4" w:space="0" w:color="auto"/>
              <w:bottom w:val="single" w:sz="4" w:space="0" w:color="auto"/>
            </w:tcBorders>
            <w:vAlign w:val="bottom"/>
          </w:tcPr>
          <w:p w14:paraId="49179215" w14:textId="39F7A56B" w:rsidR="003A0B74" w:rsidDel="00267D8D" w:rsidRDefault="003A0B74">
            <w:pPr>
              <w:jc w:val="center"/>
              <w:rPr>
                <w:del w:id="50" w:author="cc" w:date="2025-08-29T10:00:00Z"/>
                <w:rFonts w:ascii="黑体" w:eastAsia="黑体" w:hAnsi="黑体"/>
                <w:sz w:val="28"/>
                <w:szCs w:val="28"/>
              </w:rPr>
            </w:pPr>
          </w:p>
        </w:tc>
        <w:tc>
          <w:tcPr>
            <w:tcW w:w="956" w:type="dxa"/>
            <w:tcBorders>
              <w:top w:val="nil"/>
              <w:bottom w:val="nil"/>
            </w:tcBorders>
            <w:vAlign w:val="bottom"/>
          </w:tcPr>
          <w:p w14:paraId="284C0D4B" w14:textId="6BB81B9C" w:rsidR="003A0B74" w:rsidDel="00267D8D" w:rsidRDefault="00CD6648">
            <w:pPr>
              <w:adjustRightInd w:val="0"/>
              <w:snapToGrid w:val="0"/>
              <w:jc w:val="center"/>
              <w:rPr>
                <w:del w:id="51" w:author="cc" w:date="2025-08-29T10:00:00Z"/>
                <w:rFonts w:eastAsia="黑体"/>
                <w:sz w:val="28"/>
                <w:szCs w:val="28"/>
              </w:rPr>
            </w:pPr>
            <w:del w:id="52" w:author="cc" w:date="2025-08-29T10:00:00Z">
              <w:r w:rsidDel="00267D8D">
                <w:rPr>
                  <w:rFonts w:eastAsia="黑体"/>
                  <w:sz w:val="28"/>
                  <w:szCs w:val="28"/>
                </w:rPr>
                <w:delText>日期</w:delText>
              </w:r>
              <w:r w:rsidDel="00267D8D">
                <w:rPr>
                  <w:rFonts w:eastAsia="黑体"/>
                  <w:sz w:val="24"/>
                </w:rPr>
                <w:delText>Date</w:delText>
              </w:r>
            </w:del>
          </w:p>
        </w:tc>
        <w:tc>
          <w:tcPr>
            <w:tcW w:w="236" w:type="dxa"/>
            <w:tcBorders>
              <w:top w:val="nil"/>
              <w:bottom w:val="nil"/>
            </w:tcBorders>
            <w:vAlign w:val="bottom"/>
          </w:tcPr>
          <w:p w14:paraId="08A6ABAC" w14:textId="7D674CA4" w:rsidR="003A0B74" w:rsidDel="00267D8D" w:rsidRDefault="00CD6648">
            <w:pPr>
              <w:jc w:val="center"/>
              <w:rPr>
                <w:del w:id="53" w:author="cc" w:date="2025-08-29T10:00:00Z"/>
                <w:sz w:val="32"/>
                <w:szCs w:val="20"/>
              </w:rPr>
            </w:pPr>
            <w:del w:id="54" w:author="cc" w:date="2025-08-29T10:00:00Z">
              <w:r w:rsidDel="00267D8D">
                <w:rPr>
                  <w:sz w:val="32"/>
                  <w:szCs w:val="20"/>
                </w:rPr>
                <w:delText>:</w:delText>
              </w:r>
            </w:del>
          </w:p>
        </w:tc>
        <w:tc>
          <w:tcPr>
            <w:tcW w:w="1983" w:type="dxa"/>
            <w:tcBorders>
              <w:top w:val="single" w:sz="4" w:space="0" w:color="auto"/>
              <w:bottom w:val="single" w:sz="4" w:space="0" w:color="auto"/>
            </w:tcBorders>
            <w:vAlign w:val="bottom"/>
          </w:tcPr>
          <w:p w14:paraId="7D14AC83" w14:textId="7EF41F84" w:rsidR="003A0B74" w:rsidDel="00267D8D" w:rsidRDefault="003A0B74">
            <w:pPr>
              <w:jc w:val="center"/>
              <w:rPr>
                <w:del w:id="55" w:author="cc" w:date="2025-08-29T10:00:00Z"/>
                <w:sz w:val="32"/>
                <w:szCs w:val="20"/>
              </w:rPr>
            </w:pPr>
          </w:p>
        </w:tc>
      </w:tr>
      <w:tr w:rsidR="003A0B74" w:rsidDel="00267D8D" w14:paraId="21B497F4" w14:textId="7910CAAE">
        <w:trPr>
          <w:trHeight w:val="737"/>
          <w:jc w:val="center"/>
          <w:del w:id="56" w:author="cc" w:date="2025-08-29T10:00:00Z"/>
        </w:trPr>
        <w:tc>
          <w:tcPr>
            <w:tcW w:w="1872" w:type="dxa"/>
            <w:tcBorders>
              <w:top w:val="nil"/>
              <w:bottom w:val="nil"/>
              <w:right w:val="nil"/>
            </w:tcBorders>
            <w:tcMar>
              <w:left w:w="0" w:type="dxa"/>
              <w:right w:w="0" w:type="dxa"/>
            </w:tcMar>
            <w:vAlign w:val="bottom"/>
          </w:tcPr>
          <w:p w14:paraId="1B423990" w14:textId="78742412" w:rsidR="003A0B74" w:rsidDel="00267D8D" w:rsidRDefault="00CD6648">
            <w:pPr>
              <w:adjustRightInd w:val="0"/>
              <w:snapToGrid w:val="0"/>
              <w:jc w:val="center"/>
              <w:rPr>
                <w:del w:id="57" w:author="cc" w:date="2025-08-29T10:00:00Z"/>
                <w:rFonts w:eastAsia="黑体"/>
                <w:sz w:val="28"/>
                <w:szCs w:val="28"/>
              </w:rPr>
            </w:pPr>
            <w:del w:id="58" w:author="cc" w:date="2025-08-29T10:00:00Z">
              <w:r w:rsidDel="00267D8D">
                <w:rPr>
                  <w:rFonts w:ascii="黑体" w:eastAsia="黑体" w:hAnsi="宋体" w:hint="eastAsia"/>
                  <w:sz w:val="28"/>
                  <w:szCs w:val="28"/>
                </w:rPr>
                <w:delText>生效</w:delText>
              </w:r>
              <w:r w:rsidDel="00267D8D">
                <w:rPr>
                  <w:rFonts w:eastAsia="黑体"/>
                  <w:sz w:val="28"/>
                  <w:szCs w:val="28"/>
                </w:rPr>
                <w:delText>日期</w:delText>
              </w:r>
            </w:del>
          </w:p>
          <w:p w14:paraId="56A70D32" w14:textId="43978DE0" w:rsidR="003A0B74" w:rsidDel="00267D8D" w:rsidRDefault="00CD6648">
            <w:pPr>
              <w:adjustRightInd w:val="0"/>
              <w:snapToGrid w:val="0"/>
              <w:jc w:val="center"/>
              <w:rPr>
                <w:del w:id="59" w:author="cc" w:date="2025-08-29T10:00:00Z"/>
                <w:rFonts w:ascii="黑体" w:eastAsia="黑体" w:hAnsi="宋体"/>
                <w:sz w:val="28"/>
                <w:szCs w:val="28"/>
              </w:rPr>
            </w:pPr>
            <w:del w:id="60" w:author="cc" w:date="2025-08-29T10:00:00Z">
              <w:r w:rsidDel="00267D8D">
                <w:rPr>
                  <w:rFonts w:eastAsia="黑体"/>
                  <w:sz w:val="24"/>
                </w:rPr>
                <w:delText>Effective</w:delText>
              </w:r>
              <w:r w:rsidDel="00267D8D">
                <w:rPr>
                  <w:rFonts w:eastAsia="黑体" w:hint="eastAsia"/>
                  <w:sz w:val="24"/>
                </w:rPr>
                <w:delText xml:space="preserve"> </w:delText>
              </w:r>
              <w:r w:rsidDel="00267D8D">
                <w:rPr>
                  <w:rFonts w:eastAsia="黑体"/>
                  <w:sz w:val="24"/>
                </w:rPr>
                <w:delText>Date</w:delText>
              </w:r>
            </w:del>
          </w:p>
        </w:tc>
        <w:tc>
          <w:tcPr>
            <w:tcW w:w="236" w:type="dxa"/>
            <w:tcBorders>
              <w:top w:val="nil"/>
              <w:left w:val="nil"/>
              <w:bottom w:val="nil"/>
              <w:right w:val="nil"/>
            </w:tcBorders>
            <w:vAlign w:val="bottom"/>
          </w:tcPr>
          <w:p w14:paraId="61B226BB" w14:textId="06244C94" w:rsidR="003A0B74" w:rsidDel="00267D8D" w:rsidRDefault="00CD6648">
            <w:pPr>
              <w:jc w:val="center"/>
              <w:rPr>
                <w:del w:id="61" w:author="cc" w:date="2025-08-29T10:00:00Z"/>
                <w:rFonts w:ascii="宋体" w:hAnsi="宋体"/>
                <w:sz w:val="28"/>
                <w:szCs w:val="28"/>
              </w:rPr>
            </w:pPr>
            <w:del w:id="62" w:author="cc" w:date="2025-08-29T10:00:00Z">
              <w:r w:rsidDel="00267D8D">
                <w:rPr>
                  <w:rFonts w:ascii="宋体" w:hAnsi="宋体"/>
                  <w:sz w:val="28"/>
                  <w:szCs w:val="28"/>
                </w:rPr>
                <w:delText>:</w:delText>
              </w:r>
            </w:del>
          </w:p>
        </w:tc>
        <w:tc>
          <w:tcPr>
            <w:tcW w:w="5006" w:type="dxa"/>
            <w:gridSpan w:val="4"/>
            <w:tcBorders>
              <w:top w:val="nil"/>
              <w:left w:val="nil"/>
              <w:bottom w:val="single" w:sz="4" w:space="0" w:color="auto"/>
              <w:right w:val="nil"/>
            </w:tcBorders>
            <w:vAlign w:val="bottom"/>
          </w:tcPr>
          <w:p w14:paraId="0A84BF89" w14:textId="399A8C9A" w:rsidR="003A0B74" w:rsidDel="00267D8D" w:rsidRDefault="003A0B74">
            <w:pPr>
              <w:jc w:val="center"/>
              <w:rPr>
                <w:del w:id="63" w:author="cc" w:date="2025-08-29T10:00:00Z"/>
                <w:sz w:val="28"/>
                <w:szCs w:val="28"/>
              </w:rPr>
            </w:pPr>
          </w:p>
        </w:tc>
      </w:tr>
      <w:bookmarkEnd w:id="5"/>
    </w:tbl>
    <w:p w14:paraId="2836336C" w14:textId="356AB6B4" w:rsidR="003A0B74" w:rsidDel="00267D8D" w:rsidRDefault="003A0B74">
      <w:pPr>
        <w:rPr>
          <w:del w:id="64" w:author="cc" w:date="2025-08-29T10:00:00Z"/>
          <w:b/>
          <w:color w:val="000000" w:themeColor="text1"/>
          <w:sz w:val="24"/>
          <w:szCs w:val="18"/>
        </w:rPr>
      </w:pPr>
    </w:p>
    <w:tbl>
      <w:tblPr>
        <w:tblpPr w:leftFromText="180" w:rightFromText="180" w:vertAnchor="text" w:horzAnchor="page" w:tblpX="2630" w:tblpY="571"/>
        <w:tblOverlap w:val="never"/>
        <w:tblW w:w="0" w:type="auto"/>
        <w:tblBorders>
          <w:bottom w:val="single" w:sz="4" w:space="0" w:color="000000"/>
          <w:insideH w:val="single" w:sz="4" w:space="0" w:color="000000"/>
        </w:tblBorders>
        <w:tblLayout w:type="fixed"/>
        <w:tblLook w:val="04A0" w:firstRow="1" w:lastRow="0" w:firstColumn="1" w:lastColumn="0" w:noHBand="0" w:noVBand="1"/>
      </w:tblPr>
      <w:tblGrid>
        <w:gridCol w:w="2625"/>
        <w:gridCol w:w="4485"/>
      </w:tblGrid>
      <w:tr w:rsidR="003A0B74" w:rsidDel="00267D8D" w14:paraId="020CC531" w14:textId="6FB35141">
        <w:trPr>
          <w:trHeight w:hRule="exact" w:val="727"/>
          <w:del w:id="65" w:author="cc" w:date="2025-08-29T10:00:00Z"/>
        </w:trPr>
        <w:tc>
          <w:tcPr>
            <w:tcW w:w="2625" w:type="dxa"/>
            <w:tcBorders>
              <w:top w:val="nil"/>
              <w:bottom w:val="nil"/>
            </w:tcBorders>
            <w:vAlign w:val="bottom"/>
          </w:tcPr>
          <w:p w14:paraId="425F9086" w14:textId="611DE31C" w:rsidR="003A0B74" w:rsidDel="00267D8D" w:rsidRDefault="00CD6648">
            <w:pPr>
              <w:ind w:right="240"/>
              <w:jc w:val="center"/>
              <w:rPr>
                <w:del w:id="66" w:author="cc" w:date="2025-08-29T10:00:00Z"/>
                <w:sz w:val="24"/>
              </w:rPr>
            </w:pPr>
            <w:bookmarkStart w:id="67" w:name="_Hlk113622143"/>
            <w:del w:id="68" w:author="cc" w:date="2025-08-29T10:00:00Z">
              <w:r w:rsidDel="00267D8D">
                <w:rPr>
                  <w:rFonts w:hint="eastAsia"/>
                  <w:sz w:val="24"/>
                </w:rPr>
                <w:delText>拷贝号</w:delText>
              </w:r>
            </w:del>
          </w:p>
          <w:p w14:paraId="673839CC" w14:textId="61823874" w:rsidR="003A0B74" w:rsidDel="00267D8D" w:rsidRDefault="00CD6648">
            <w:pPr>
              <w:ind w:right="240"/>
              <w:jc w:val="center"/>
              <w:rPr>
                <w:del w:id="69" w:author="cc" w:date="2025-08-29T10:00:00Z"/>
                <w:sz w:val="32"/>
                <w:szCs w:val="20"/>
              </w:rPr>
            </w:pPr>
            <w:del w:id="70" w:author="cc" w:date="2025-08-29T10:00:00Z">
              <w:r w:rsidDel="00267D8D">
                <w:rPr>
                  <w:rFonts w:eastAsia="黑体"/>
                  <w:sz w:val="24"/>
                </w:rPr>
                <w:delText>Copy No.</w:delText>
              </w:r>
              <w:r w:rsidDel="00267D8D">
                <w:rPr>
                  <w:rFonts w:hint="eastAsia"/>
                  <w:sz w:val="24"/>
                </w:rPr>
                <w:delText>:</w:delText>
              </w:r>
            </w:del>
          </w:p>
        </w:tc>
        <w:tc>
          <w:tcPr>
            <w:tcW w:w="4485" w:type="dxa"/>
            <w:tcBorders>
              <w:top w:val="nil"/>
            </w:tcBorders>
            <w:vAlign w:val="bottom"/>
          </w:tcPr>
          <w:p w14:paraId="730E2E22" w14:textId="5BBCA92F" w:rsidR="003A0B74" w:rsidDel="00267D8D" w:rsidRDefault="003A0B74">
            <w:pPr>
              <w:jc w:val="center"/>
              <w:rPr>
                <w:del w:id="71" w:author="cc" w:date="2025-08-29T10:00:00Z"/>
                <w:sz w:val="32"/>
                <w:szCs w:val="20"/>
              </w:rPr>
            </w:pPr>
          </w:p>
        </w:tc>
      </w:tr>
      <w:bookmarkEnd w:id="67"/>
    </w:tbl>
    <w:p w14:paraId="3EF59F93" w14:textId="3D81310B" w:rsidR="003A0B74" w:rsidDel="00267D8D" w:rsidRDefault="003A0B74">
      <w:pPr>
        <w:tabs>
          <w:tab w:val="left" w:pos="1260"/>
        </w:tabs>
        <w:adjustRightInd w:val="0"/>
        <w:snapToGrid w:val="0"/>
        <w:spacing w:beforeLines="50" w:before="156" w:afterLines="100" w:after="312"/>
        <w:rPr>
          <w:del w:id="72" w:author="cc" w:date="2025-08-29T10:00:00Z"/>
          <w:rFonts w:ascii="黑体" w:eastAsia="黑体" w:hAnsi="宋体"/>
          <w:sz w:val="28"/>
          <w:szCs w:val="28"/>
        </w:rPr>
      </w:pPr>
    </w:p>
    <w:p w14:paraId="6FF79BC6" w14:textId="20433EE7" w:rsidR="003A0B74" w:rsidDel="00267D8D" w:rsidRDefault="003A0B74">
      <w:pPr>
        <w:tabs>
          <w:tab w:val="left" w:pos="1260"/>
        </w:tabs>
        <w:adjustRightInd w:val="0"/>
        <w:snapToGrid w:val="0"/>
        <w:spacing w:beforeLines="50" w:before="156" w:afterLines="100" w:after="312"/>
        <w:jc w:val="center"/>
        <w:rPr>
          <w:del w:id="73" w:author="cc" w:date="2025-08-29T10:00:00Z"/>
          <w:rFonts w:ascii="黑体" w:eastAsia="黑体" w:hAnsi="宋体"/>
          <w:sz w:val="28"/>
          <w:szCs w:val="28"/>
        </w:rPr>
      </w:pPr>
    </w:p>
    <w:p w14:paraId="091FF5D1" w14:textId="4ED0D778" w:rsidR="003A0B74" w:rsidDel="00267D8D" w:rsidRDefault="003A0B74">
      <w:pPr>
        <w:tabs>
          <w:tab w:val="left" w:pos="1260"/>
        </w:tabs>
        <w:adjustRightInd w:val="0"/>
        <w:snapToGrid w:val="0"/>
        <w:spacing w:beforeLines="50" w:before="156" w:afterLines="100" w:after="312"/>
        <w:jc w:val="center"/>
        <w:rPr>
          <w:del w:id="74" w:author="cc" w:date="2025-08-29T10:00:00Z"/>
          <w:rFonts w:ascii="黑体" w:eastAsia="黑体" w:hAnsi="宋体"/>
          <w:sz w:val="28"/>
          <w:szCs w:val="28"/>
        </w:rPr>
      </w:pPr>
    </w:p>
    <w:p w14:paraId="2A260235" w14:textId="3CE6EF3C" w:rsidR="003A0B74" w:rsidDel="00267D8D" w:rsidRDefault="003A0B74">
      <w:pPr>
        <w:rPr>
          <w:del w:id="75" w:author="cc" w:date="2025-08-29T10:00:00Z"/>
          <w:rFonts w:ascii="黑体" w:eastAsia="黑体" w:hAnsi="宋体"/>
          <w:sz w:val="28"/>
          <w:szCs w:val="28"/>
        </w:rPr>
      </w:pPr>
    </w:p>
    <w:p w14:paraId="0F2F7656" w14:textId="77777777" w:rsidR="003A0B74" w:rsidRDefault="00CD6648">
      <w:pPr>
        <w:tabs>
          <w:tab w:val="left" w:pos="1260"/>
        </w:tabs>
        <w:adjustRightInd w:val="0"/>
        <w:snapToGrid w:val="0"/>
        <w:spacing w:beforeLines="50" w:before="156" w:afterLines="100" w:after="312"/>
        <w:jc w:val="center"/>
        <w:rPr>
          <w:rFonts w:ascii="黑体" w:eastAsia="黑体"/>
          <w:sz w:val="28"/>
          <w:szCs w:val="28"/>
        </w:rPr>
      </w:pPr>
      <w:bookmarkStart w:id="76" w:name="_GoBack"/>
      <w:bookmarkEnd w:id="76"/>
      <w:r>
        <w:rPr>
          <w:rFonts w:ascii="黑体" w:eastAsia="黑体" w:hAnsi="宋体" w:hint="eastAsia"/>
          <w:sz w:val="28"/>
          <w:szCs w:val="28"/>
        </w:rPr>
        <w:t>文件修订履历表</w:t>
      </w:r>
    </w:p>
    <w:tbl>
      <w:tblPr>
        <w:tblW w:w="8550" w:type="dxa"/>
        <w:tblInd w:w="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6378"/>
        <w:gridCol w:w="1418"/>
      </w:tblGrid>
      <w:tr w:rsidR="003A0B74" w14:paraId="79E6E399" w14:textId="77777777">
        <w:trPr>
          <w:trHeight w:val="601"/>
        </w:trPr>
        <w:tc>
          <w:tcPr>
            <w:tcW w:w="754" w:type="dxa"/>
            <w:vAlign w:val="center"/>
          </w:tcPr>
          <w:p w14:paraId="2ADB74DF" w14:textId="77777777" w:rsidR="003A0B74" w:rsidRDefault="00CD6648">
            <w:pPr>
              <w:snapToGrid w:val="0"/>
              <w:rPr>
                <w:sz w:val="24"/>
              </w:rPr>
            </w:pPr>
            <w:r>
              <w:rPr>
                <w:rFonts w:hAnsi="宋体"/>
                <w:sz w:val="24"/>
              </w:rPr>
              <w:t>版本</w:t>
            </w:r>
          </w:p>
        </w:tc>
        <w:tc>
          <w:tcPr>
            <w:tcW w:w="6378" w:type="dxa"/>
            <w:vAlign w:val="center"/>
          </w:tcPr>
          <w:p w14:paraId="401F4842" w14:textId="77777777" w:rsidR="003A0B74" w:rsidRDefault="00CD6648">
            <w:pPr>
              <w:snapToGrid w:val="0"/>
              <w:jc w:val="center"/>
              <w:rPr>
                <w:sz w:val="24"/>
              </w:rPr>
            </w:pPr>
            <w:r>
              <w:rPr>
                <w:rFonts w:hAnsi="宋体" w:hint="eastAsia"/>
                <w:sz w:val="24"/>
              </w:rPr>
              <w:t>修订</w:t>
            </w:r>
            <w:r>
              <w:rPr>
                <w:rFonts w:hAnsi="宋体"/>
                <w:sz w:val="24"/>
              </w:rPr>
              <w:t>说明</w:t>
            </w:r>
          </w:p>
        </w:tc>
        <w:tc>
          <w:tcPr>
            <w:tcW w:w="1418" w:type="dxa"/>
          </w:tcPr>
          <w:p w14:paraId="0B23DD21" w14:textId="77777777" w:rsidR="003A0B74" w:rsidRDefault="00CD6648">
            <w:pPr>
              <w:spacing w:before="120"/>
              <w:jc w:val="center"/>
              <w:rPr>
                <w:sz w:val="24"/>
              </w:rPr>
            </w:pPr>
            <w:r>
              <w:rPr>
                <w:rFonts w:hAnsi="宋体"/>
                <w:sz w:val="24"/>
              </w:rPr>
              <w:t>日期</w:t>
            </w:r>
          </w:p>
        </w:tc>
      </w:tr>
      <w:tr w:rsidR="003A0B74" w14:paraId="6F5B4C3C" w14:textId="77777777">
        <w:trPr>
          <w:trHeight w:val="670"/>
        </w:trPr>
        <w:tc>
          <w:tcPr>
            <w:tcW w:w="754" w:type="dxa"/>
            <w:vAlign w:val="center"/>
          </w:tcPr>
          <w:p w14:paraId="29B64FA8" w14:textId="77777777" w:rsidR="003A0B74" w:rsidRDefault="00CD6648">
            <w:pPr>
              <w:tabs>
                <w:tab w:val="left" w:pos="238"/>
                <w:tab w:val="left" w:pos="476"/>
                <w:tab w:val="left" w:pos="728"/>
              </w:tabs>
              <w:spacing w:line="360" w:lineRule="auto"/>
              <w:jc w:val="center"/>
              <w:rPr>
                <w:sz w:val="24"/>
              </w:rPr>
            </w:pPr>
            <w:r>
              <w:rPr>
                <w:sz w:val="24"/>
              </w:rPr>
              <w:t>1.0</w:t>
            </w:r>
          </w:p>
        </w:tc>
        <w:tc>
          <w:tcPr>
            <w:tcW w:w="6378" w:type="dxa"/>
            <w:vAlign w:val="center"/>
          </w:tcPr>
          <w:p w14:paraId="521AA93C" w14:textId="77777777" w:rsidR="003A0B74" w:rsidRDefault="00CD6648">
            <w:pPr>
              <w:tabs>
                <w:tab w:val="left" w:pos="238"/>
                <w:tab w:val="left" w:pos="476"/>
                <w:tab w:val="left" w:pos="728"/>
              </w:tabs>
              <w:spacing w:line="360" w:lineRule="auto"/>
              <w:jc w:val="left"/>
              <w:rPr>
                <w:sz w:val="24"/>
              </w:rPr>
            </w:pPr>
            <w:r>
              <w:rPr>
                <w:rFonts w:hint="eastAsia"/>
                <w:sz w:val="24"/>
              </w:rPr>
              <w:t>无</w:t>
            </w:r>
          </w:p>
        </w:tc>
        <w:tc>
          <w:tcPr>
            <w:tcW w:w="1418" w:type="dxa"/>
            <w:vAlign w:val="center"/>
          </w:tcPr>
          <w:p w14:paraId="63DB4E64" w14:textId="77777777" w:rsidR="003A0B74" w:rsidRDefault="003A0B74">
            <w:pPr>
              <w:tabs>
                <w:tab w:val="left" w:pos="238"/>
                <w:tab w:val="left" w:pos="476"/>
                <w:tab w:val="left" w:pos="728"/>
              </w:tabs>
              <w:spacing w:line="360" w:lineRule="auto"/>
              <w:jc w:val="center"/>
              <w:rPr>
                <w:sz w:val="24"/>
              </w:rPr>
            </w:pPr>
          </w:p>
        </w:tc>
      </w:tr>
      <w:bookmarkEnd w:id="1"/>
    </w:tbl>
    <w:p w14:paraId="1C8887F2" w14:textId="77777777" w:rsidR="003A0B74" w:rsidRDefault="003A0B74">
      <w:pPr>
        <w:tabs>
          <w:tab w:val="left" w:pos="1260"/>
        </w:tabs>
        <w:rPr>
          <w:b/>
          <w:sz w:val="32"/>
          <w:szCs w:val="32"/>
        </w:rPr>
      </w:pPr>
    </w:p>
    <w:p w14:paraId="3CD402FD" w14:textId="77777777" w:rsidR="003A0B74" w:rsidRDefault="00CD6648">
      <w:pPr>
        <w:widowControl/>
        <w:jc w:val="left"/>
        <w:rPr>
          <w:b/>
          <w:sz w:val="32"/>
          <w:szCs w:val="32"/>
        </w:rPr>
      </w:pPr>
      <w:r>
        <w:rPr>
          <w:b/>
          <w:sz w:val="32"/>
          <w:szCs w:val="32"/>
        </w:rPr>
        <w:br w:type="page"/>
      </w:r>
    </w:p>
    <w:p w14:paraId="2C8386F8" w14:textId="77777777" w:rsidR="003A0B74" w:rsidRDefault="00CD6648">
      <w:pPr>
        <w:tabs>
          <w:tab w:val="left" w:pos="945"/>
        </w:tabs>
        <w:spacing w:line="360" w:lineRule="auto"/>
        <w:contextualSpacing/>
        <w:jc w:val="left"/>
        <w:rPr>
          <w:b/>
          <w:bCs/>
          <w:sz w:val="24"/>
        </w:rPr>
      </w:pPr>
      <w:bookmarkStart w:id="77" w:name="_Toc336420976"/>
      <w:r>
        <w:rPr>
          <w:b/>
          <w:bCs/>
          <w:sz w:val="24"/>
        </w:rPr>
        <w:lastRenderedPageBreak/>
        <w:t xml:space="preserve">1  </w:t>
      </w:r>
      <w:r>
        <w:rPr>
          <w:b/>
          <w:bCs/>
          <w:sz w:val="24"/>
        </w:rPr>
        <w:t>目的</w:t>
      </w:r>
      <w:bookmarkEnd w:id="77"/>
    </w:p>
    <w:p w14:paraId="4CDD9084" w14:textId="77777777" w:rsidR="003A0B74" w:rsidRDefault="00CD6648">
      <w:pPr>
        <w:tabs>
          <w:tab w:val="left" w:pos="945"/>
        </w:tabs>
        <w:spacing w:line="360" w:lineRule="auto"/>
        <w:ind w:firstLine="480"/>
        <w:contextualSpacing/>
        <w:jc w:val="left"/>
        <w:rPr>
          <w:sz w:val="24"/>
        </w:rPr>
      </w:pPr>
      <w:r>
        <w:rPr>
          <w:sz w:val="24"/>
        </w:rPr>
        <w:t>为保证</w:t>
      </w:r>
      <w:r>
        <w:rPr>
          <w:rFonts w:hint="eastAsia"/>
          <w:sz w:val="24"/>
        </w:rPr>
        <w:t>本</w:t>
      </w:r>
      <w:r>
        <w:rPr>
          <w:sz w:val="24"/>
        </w:rPr>
        <w:t>机构信息平台在故障</w:t>
      </w:r>
      <w:r>
        <w:rPr>
          <w:rFonts w:hint="eastAsia"/>
          <w:sz w:val="24"/>
        </w:rPr>
        <w:t>时</w:t>
      </w:r>
      <w:r>
        <w:rPr>
          <w:sz w:val="24"/>
        </w:rPr>
        <w:t>或事故后有能力恢复存储于其中的软件、数据、配置文件和其他电子信息（统称为数据），减少损失和影响，特制订本规程。</w:t>
      </w:r>
    </w:p>
    <w:p w14:paraId="6AFDE92C" w14:textId="77777777" w:rsidR="003A0B74" w:rsidRDefault="003A0B74">
      <w:pPr>
        <w:tabs>
          <w:tab w:val="left" w:pos="945"/>
        </w:tabs>
        <w:spacing w:line="360" w:lineRule="auto"/>
        <w:ind w:firstLine="480"/>
        <w:contextualSpacing/>
        <w:jc w:val="left"/>
        <w:rPr>
          <w:sz w:val="24"/>
        </w:rPr>
      </w:pPr>
    </w:p>
    <w:p w14:paraId="29E7394B" w14:textId="77777777" w:rsidR="003A0B74" w:rsidRDefault="00CD6648">
      <w:pPr>
        <w:tabs>
          <w:tab w:val="left" w:pos="945"/>
        </w:tabs>
        <w:spacing w:line="360" w:lineRule="auto"/>
        <w:contextualSpacing/>
        <w:jc w:val="left"/>
        <w:rPr>
          <w:b/>
          <w:bCs/>
          <w:sz w:val="24"/>
        </w:rPr>
      </w:pPr>
      <w:bookmarkStart w:id="78" w:name="_Toc336420977"/>
      <w:r>
        <w:rPr>
          <w:b/>
          <w:bCs/>
          <w:sz w:val="24"/>
        </w:rPr>
        <w:t xml:space="preserve">2  </w:t>
      </w:r>
      <w:r>
        <w:rPr>
          <w:b/>
          <w:bCs/>
          <w:sz w:val="24"/>
        </w:rPr>
        <w:t>适用范围及人员职责</w:t>
      </w:r>
      <w:bookmarkEnd w:id="78"/>
    </w:p>
    <w:p w14:paraId="268DB2E9" w14:textId="77777777" w:rsidR="003A0B74" w:rsidRDefault="00CD6648">
      <w:pPr>
        <w:spacing w:line="360" w:lineRule="auto"/>
        <w:rPr>
          <w:rFonts w:hAnsi="宋体"/>
          <w:sz w:val="24"/>
        </w:rPr>
      </w:pPr>
      <w:r>
        <w:rPr>
          <w:rFonts w:hint="eastAsia"/>
          <w:sz w:val="24"/>
        </w:rPr>
        <w:t>（</w:t>
      </w:r>
      <w:r>
        <w:rPr>
          <w:rFonts w:hint="eastAsia"/>
          <w:sz w:val="24"/>
        </w:rPr>
        <w:t>1</w:t>
      </w:r>
      <w:r>
        <w:rPr>
          <w:rFonts w:hint="eastAsia"/>
          <w:sz w:val="24"/>
        </w:rPr>
        <w:t>）</w:t>
      </w:r>
      <w:r>
        <w:rPr>
          <w:rFonts w:hAnsi="宋体" w:hint="eastAsia"/>
          <w:sz w:val="24"/>
        </w:rPr>
        <w:t>本</w:t>
      </w:r>
      <w:r>
        <w:rPr>
          <w:rFonts w:hAnsi="宋体" w:hint="eastAsia"/>
          <w:sz w:val="24"/>
        </w:rPr>
        <w:t>SOP</w:t>
      </w:r>
      <w:r>
        <w:rPr>
          <w:rFonts w:hAnsi="宋体" w:hint="eastAsia"/>
          <w:sz w:val="24"/>
        </w:rPr>
        <w:t>涵盖与信息平台建立了自动备份机制的电子数据，包括：关键应用系统的数据（如：</w:t>
      </w:r>
      <w:proofErr w:type="spellStart"/>
      <w:r>
        <w:rPr>
          <w:rFonts w:hAnsi="宋体" w:hint="eastAsia"/>
          <w:sz w:val="24"/>
        </w:rPr>
        <w:t>Pristima</w:t>
      </w:r>
      <w:proofErr w:type="spellEnd"/>
      <w:r>
        <w:rPr>
          <w:rFonts w:hAnsi="宋体" w:hint="eastAsia"/>
          <w:sz w:val="24"/>
        </w:rPr>
        <w:t>系统、</w:t>
      </w:r>
      <w:r>
        <w:rPr>
          <w:rFonts w:hAnsi="宋体" w:hint="eastAsia"/>
          <w:sz w:val="24"/>
        </w:rPr>
        <w:t>Watson</w:t>
      </w:r>
      <w:r>
        <w:rPr>
          <w:rFonts w:hAnsi="宋体" w:hint="eastAsia"/>
          <w:sz w:val="24"/>
        </w:rPr>
        <w:t>系统、</w:t>
      </w:r>
      <w:r>
        <w:rPr>
          <w:rFonts w:hAnsi="宋体" w:hint="eastAsia"/>
          <w:sz w:val="24"/>
        </w:rPr>
        <w:t>Empower</w:t>
      </w:r>
      <w:r>
        <w:rPr>
          <w:rFonts w:hAnsi="宋体" w:hint="eastAsia"/>
          <w:sz w:val="24"/>
        </w:rPr>
        <w:t>系统等）、环境监控系统数据（如：</w:t>
      </w:r>
      <w:r>
        <w:rPr>
          <w:rFonts w:hAnsi="宋体" w:hint="eastAsia"/>
          <w:sz w:val="24"/>
        </w:rPr>
        <w:t>EMS</w:t>
      </w:r>
      <w:r>
        <w:rPr>
          <w:rFonts w:hAnsi="宋体" w:hint="eastAsia"/>
          <w:sz w:val="24"/>
        </w:rPr>
        <w:t>温湿度监控系统、</w:t>
      </w:r>
      <w:r>
        <w:rPr>
          <w:rFonts w:hAnsi="宋体" w:hint="eastAsia"/>
          <w:sz w:val="24"/>
        </w:rPr>
        <w:t>MTR</w:t>
      </w:r>
      <w:r>
        <w:rPr>
          <w:rFonts w:hAnsi="宋体" w:hint="eastAsia"/>
          <w:sz w:val="24"/>
        </w:rPr>
        <w:t>冰箱温度管理系统）、电子文件系统、</w:t>
      </w:r>
      <w:r>
        <w:rPr>
          <w:rFonts w:hAnsi="宋体" w:hint="eastAsia"/>
          <w:sz w:val="24"/>
        </w:rPr>
        <w:t>IT</w:t>
      </w:r>
      <w:r>
        <w:rPr>
          <w:rFonts w:hAnsi="宋体" w:hint="eastAsia"/>
          <w:sz w:val="24"/>
        </w:rPr>
        <w:t>基础环境数据（如：</w:t>
      </w:r>
      <w:r>
        <w:rPr>
          <w:rFonts w:hAnsi="宋体" w:hint="eastAsia"/>
          <w:sz w:val="24"/>
        </w:rPr>
        <w:t>AD</w:t>
      </w:r>
      <w:r>
        <w:rPr>
          <w:rFonts w:hAnsi="宋体" w:hint="eastAsia"/>
          <w:sz w:val="24"/>
        </w:rPr>
        <w:t>系统、自动备份系统）和建立自动备份机制的独立保存在实验室的电脑和工作站中的试验数据（如：</w:t>
      </w:r>
      <w:r>
        <w:rPr>
          <w:rFonts w:hAnsi="宋体" w:hint="eastAsia"/>
          <w:sz w:val="24"/>
        </w:rPr>
        <w:t>Analyst</w:t>
      </w:r>
      <w:r>
        <w:rPr>
          <w:rFonts w:hAnsi="宋体" w:hint="eastAsia"/>
          <w:sz w:val="24"/>
        </w:rPr>
        <w:t>系统、</w:t>
      </w:r>
      <w:proofErr w:type="spellStart"/>
      <w:r>
        <w:rPr>
          <w:rFonts w:hAnsi="宋体" w:hint="eastAsia"/>
          <w:sz w:val="24"/>
        </w:rPr>
        <w:t>Masslynx</w:t>
      </w:r>
      <w:proofErr w:type="spellEnd"/>
      <w:r>
        <w:rPr>
          <w:rFonts w:hAnsi="宋体" w:hint="eastAsia"/>
          <w:sz w:val="24"/>
        </w:rPr>
        <w:t>系统、</w:t>
      </w:r>
      <w:proofErr w:type="spellStart"/>
      <w:r>
        <w:rPr>
          <w:rFonts w:hAnsi="宋体" w:hint="eastAsia"/>
          <w:sz w:val="24"/>
        </w:rPr>
        <w:t>WinNonlin</w:t>
      </w:r>
      <w:proofErr w:type="spellEnd"/>
      <w:r>
        <w:rPr>
          <w:rFonts w:hAnsi="宋体" w:hint="eastAsia"/>
          <w:sz w:val="24"/>
        </w:rPr>
        <w:t>系统）。</w:t>
      </w:r>
    </w:p>
    <w:p w14:paraId="2515651F" w14:textId="77777777" w:rsidR="003A0B74" w:rsidRDefault="00CD6648">
      <w:pPr>
        <w:wordWrap w:val="0"/>
        <w:spacing w:line="360" w:lineRule="auto"/>
        <w:rPr>
          <w:rFonts w:hAnsi="宋体"/>
          <w:sz w:val="24"/>
        </w:rPr>
      </w:pPr>
      <w:r>
        <w:rPr>
          <w:rFonts w:hint="eastAsia"/>
          <w:sz w:val="24"/>
        </w:rPr>
        <w:t>（</w:t>
      </w:r>
      <w:r>
        <w:rPr>
          <w:rFonts w:hint="eastAsia"/>
          <w:sz w:val="24"/>
        </w:rPr>
        <w:t>2</w:t>
      </w:r>
      <w:r>
        <w:rPr>
          <w:rFonts w:hint="eastAsia"/>
          <w:sz w:val="24"/>
        </w:rPr>
        <w:t>）</w:t>
      </w:r>
      <w:r>
        <w:rPr>
          <w:sz w:val="24"/>
        </w:rPr>
        <w:t>本</w:t>
      </w:r>
      <w:r>
        <w:rPr>
          <w:rFonts w:hAnsi="宋体" w:hint="eastAsia"/>
          <w:sz w:val="24"/>
        </w:rPr>
        <w:t>SOP</w:t>
      </w:r>
      <w:proofErr w:type="gramStart"/>
      <w:r>
        <w:rPr>
          <w:sz w:val="24"/>
        </w:rPr>
        <w:t>不</w:t>
      </w:r>
      <w:proofErr w:type="gramEnd"/>
      <w:r>
        <w:rPr>
          <w:sz w:val="24"/>
        </w:rPr>
        <w:t>涵盖独立保存在实验部门的电脑和工作站中的（</w:t>
      </w:r>
      <w:r>
        <w:rPr>
          <w:rFonts w:hint="eastAsia"/>
          <w:sz w:val="24"/>
        </w:rPr>
        <w:t>未建立自动备份机制</w:t>
      </w:r>
      <w:r>
        <w:rPr>
          <w:sz w:val="24"/>
        </w:rPr>
        <w:t>）</w:t>
      </w:r>
      <w:r>
        <w:rPr>
          <w:rFonts w:hint="eastAsia"/>
          <w:sz w:val="24"/>
        </w:rPr>
        <w:t>试验数据，</w:t>
      </w:r>
      <w:r>
        <w:rPr>
          <w:rFonts w:hAnsi="宋体" w:hint="eastAsia"/>
          <w:sz w:val="24"/>
        </w:rPr>
        <w:t>其备份管理</w:t>
      </w:r>
      <w:r>
        <w:rPr>
          <w:rFonts w:hAnsi="宋体" w:hint="eastAsia"/>
          <w:sz w:val="24"/>
        </w:rPr>
        <w:t>参照非自动传输至服务器电子数据管理（</w:t>
      </w:r>
      <w:r>
        <w:rPr>
          <w:rFonts w:hAnsi="宋体" w:hint="eastAsia"/>
          <w:sz w:val="24"/>
        </w:rPr>
        <w:t>TQXS</w:t>
      </w:r>
      <w:r>
        <w:rPr>
          <w:rFonts w:hAnsi="宋体"/>
          <w:sz w:val="24"/>
        </w:rPr>
        <w:t>-SOP-GEN-035</w:t>
      </w:r>
      <w:r>
        <w:rPr>
          <w:rFonts w:hAnsi="宋体" w:hint="eastAsia"/>
          <w:sz w:val="24"/>
        </w:rPr>
        <w:t>）</w:t>
      </w:r>
      <w:r>
        <w:rPr>
          <w:rFonts w:hint="eastAsia"/>
          <w:sz w:val="24"/>
        </w:rPr>
        <w:t>。</w:t>
      </w:r>
    </w:p>
    <w:p w14:paraId="40D50CE2" w14:textId="77777777" w:rsidR="003A0B74" w:rsidRDefault="00CD6648">
      <w:pPr>
        <w:tabs>
          <w:tab w:val="left" w:pos="945"/>
        </w:tabs>
        <w:spacing w:line="360" w:lineRule="auto"/>
        <w:contextualSpacing/>
        <w:jc w:val="left"/>
        <w:rPr>
          <w:sz w:val="24"/>
        </w:rPr>
      </w:pPr>
      <w:r>
        <w:rPr>
          <w:rFonts w:hint="eastAsia"/>
          <w:sz w:val="24"/>
        </w:rPr>
        <w:t>（</w:t>
      </w:r>
      <w:r>
        <w:rPr>
          <w:sz w:val="24"/>
        </w:rPr>
        <w:t>3</w:t>
      </w:r>
      <w:r>
        <w:rPr>
          <w:rFonts w:hint="eastAsia"/>
          <w:sz w:val="24"/>
        </w:rPr>
        <w:t>）</w:t>
      </w:r>
      <w:r>
        <w:rPr>
          <w:sz w:val="24"/>
        </w:rPr>
        <w:t>本</w:t>
      </w:r>
      <w:r>
        <w:rPr>
          <w:sz w:val="24"/>
        </w:rPr>
        <w:t xml:space="preserve">SOP </w:t>
      </w:r>
      <w:r>
        <w:rPr>
          <w:sz w:val="24"/>
        </w:rPr>
        <w:t>适用于信息数据管理部员工，所有涉及人员必须理解，熟悉并遵守本</w:t>
      </w:r>
      <w:r>
        <w:rPr>
          <w:sz w:val="24"/>
        </w:rPr>
        <w:t>SOP</w:t>
      </w:r>
      <w:r>
        <w:rPr>
          <w:sz w:val="24"/>
        </w:rPr>
        <w:t>。信息</w:t>
      </w:r>
      <w:r>
        <w:rPr>
          <w:rFonts w:hint="eastAsia"/>
          <w:sz w:val="24"/>
        </w:rPr>
        <w:t>数据</w:t>
      </w:r>
      <w:r>
        <w:rPr>
          <w:sz w:val="24"/>
        </w:rPr>
        <w:t>管理部主管确保日常备份和恢复操作符合本规程要求</w:t>
      </w:r>
      <w:r>
        <w:rPr>
          <w:rFonts w:hint="eastAsia"/>
          <w:sz w:val="24"/>
        </w:rPr>
        <w:t>，</w:t>
      </w:r>
      <w:r>
        <w:rPr>
          <w:sz w:val="24"/>
        </w:rPr>
        <w:t>信息数据管理部</w:t>
      </w:r>
      <w:commentRangeStart w:id="79"/>
      <w:r>
        <w:rPr>
          <w:rFonts w:hint="eastAsia"/>
          <w:sz w:val="24"/>
        </w:rPr>
        <w:t>人员</w:t>
      </w:r>
      <w:commentRangeEnd w:id="79"/>
      <w:r>
        <w:rPr>
          <w:rStyle w:val="af7"/>
        </w:rPr>
        <w:commentReference w:id="79"/>
      </w:r>
      <w:r>
        <w:rPr>
          <w:rFonts w:hint="eastAsia"/>
          <w:sz w:val="24"/>
        </w:rPr>
        <w:t>负责归档数据备份的安全</w:t>
      </w:r>
      <w:r>
        <w:rPr>
          <w:sz w:val="24"/>
        </w:rPr>
        <w:t>。</w:t>
      </w:r>
    </w:p>
    <w:p w14:paraId="773E3CCE" w14:textId="77777777" w:rsidR="003A0B74" w:rsidRDefault="003A0B74">
      <w:pPr>
        <w:tabs>
          <w:tab w:val="left" w:pos="945"/>
        </w:tabs>
        <w:spacing w:line="360" w:lineRule="auto"/>
        <w:ind w:firstLineChars="200" w:firstLine="480"/>
        <w:contextualSpacing/>
        <w:jc w:val="left"/>
        <w:rPr>
          <w:sz w:val="24"/>
        </w:rPr>
      </w:pPr>
    </w:p>
    <w:p w14:paraId="29AFA280" w14:textId="77777777" w:rsidR="003A0B74" w:rsidRDefault="00CD6648">
      <w:pPr>
        <w:tabs>
          <w:tab w:val="left" w:pos="945"/>
        </w:tabs>
        <w:spacing w:line="360" w:lineRule="auto"/>
        <w:contextualSpacing/>
        <w:jc w:val="left"/>
        <w:rPr>
          <w:b/>
          <w:bCs/>
          <w:sz w:val="24"/>
        </w:rPr>
      </w:pPr>
      <w:bookmarkStart w:id="80" w:name="_Toc325033126"/>
      <w:bookmarkStart w:id="81" w:name="_Toc325032932"/>
      <w:bookmarkStart w:id="82" w:name="_Toc336420979"/>
      <w:bookmarkEnd w:id="80"/>
      <w:bookmarkEnd w:id="81"/>
      <w:r>
        <w:rPr>
          <w:rFonts w:hint="eastAsia"/>
          <w:b/>
          <w:bCs/>
          <w:sz w:val="24"/>
        </w:rPr>
        <w:t>3</w:t>
      </w:r>
      <w:r>
        <w:rPr>
          <w:b/>
          <w:bCs/>
          <w:sz w:val="24"/>
        </w:rPr>
        <w:t xml:space="preserve">  </w:t>
      </w:r>
      <w:r>
        <w:rPr>
          <w:b/>
          <w:bCs/>
          <w:sz w:val="24"/>
        </w:rPr>
        <w:t>用语说明</w:t>
      </w:r>
      <w:bookmarkEnd w:id="82"/>
    </w:p>
    <w:p w14:paraId="51F9BF1F" w14:textId="77777777" w:rsidR="003A0B74" w:rsidRDefault="00CD6648">
      <w:pPr>
        <w:tabs>
          <w:tab w:val="left" w:pos="945"/>
        </w:tabs>
        <w:spacing w:line="360" w:lineRule="auto"/>
        <w:ind w:firstLineChars="200" w:firstLine="480"/>
        <w:contextualSpacing/>
        <w:jc w:val="left"/>
        <w:rPr>
          <w:sz w:val="24"/>
        </w:rPr>
      </w:pPr>
      <w:r>
        <w:rPr>
          <w:sz w:val="24"/>
        </w:rPr>
        <w:t>无。</w:t>
      </w:r>
    </w:p>
    <w:p w14:paraId="7525F20F" w14:textId="77777777" w:rsidR="003A0B74" w:rsidRDefault="003A0B74">
      <w:pPr>
        <w:tabs>
          <w:tab w:val="left" w:pos="945"/>
        </w:tabs>
        <w:spacing w:line="360" w:lineRule="auto"/>
        <w:ind w:firstLineChars="200" w:firstLine="480"/>
        <w:contextualSpacing/>
        <w:jc w:val="left"/>
        <w:rPr>
          <w:sz w:val="24"/>
        </w:rPr>
      </w:pPr>
    </w:p>
    <w:p w14:paraId="4BC41592" w14:textId="77777777" w:rsidR="003A0B74" w:rsidRDefault="00CD6648">
      <w:pPr>
        <w:tabs>
          <w:tab w:val="left" w:pos="945"/>
        </w:tabs>
        <w:spacing w:line="360" w:lineRule="auto"/>
        <w:contextualSpacing/>
        <w:jc w:val="left"/>
        <w:rPr>
          <w:b/>
          <w:bCs/>
          <w:sz w:val="24"/>
        </w:rPr>
      </w:pPr>
      <w:r>
        <w:rPr>
          <w:rFonts w:hint="eastAsia"/>
          <w:b/>
          <w:bCs/>
          <w:sz w:val="24"/>
        </w:rPr>
        <w:t>4</w:t>
      </w:r>
      <w:r>
        <w:rPr>
          <w:b/>
          <w:bCs/>
          <w:sz w:val="24"/>
        </w:rPr>
        <w:t xml:space="preserve">  </w:t>
      </w:r>
      <w:r>
        <w:rPr>
          <w:b/>
          <w:bCs/>
          <w:sz w:val="24"/>
        </w:rPr>
        <w:t>正文</w:t>
      </w:r>
    </w:p>
    <w:p w14:paraId="3C7C6013" w14:textId="77777777" w:rsidR="003A0B74" w:rsidRDefault="00CD6648">
      <w:pPr>
        <w:tabs>
          <w:tab w:val="left" w:pos="945"/>
        </w:tabs>
        <w:spacing w:line="360" w:lineRule="auto"/>
        <w:contextualSpacing/>
        <w:jc w:val="left"/>
        <w:rPr>
          <w:b/>
          <w:sz w:val="24"/>
        </w:rPr>
      </w:pPr>
      <w:r>
        <w:rPr>
          <w:rFonts w:hint="eastAsia"/>
          <w:b/>
          <w:sz w:val="24"/>
        </w:rPr>
        <w:t>4</w:t>
      </w:r>
      <w:r>
        <w:rPr>
          <w:b/>
          <w:sz w:val="24"/>
        </w:rPr>
        <w:t xml:space="preserve">.1  </w:t>
      </w:r>
      <w:r>
        <w:rPr>
          <w:b/>
          <w:sz w:val="24"/>
        </w:rPr>
        <w:t>备份</w:t>
      </w:r>
    </w:p>
    <w:p w14:paraId="0A7E912C" w14:textId="77777777" w:rsidR="003A0B74" w:rsidRDefault="00CD6648">
      <w:pPr>
        <w:tabs>
          <w:tab w:val="left" w:pos="945"/>
        </w:tabs>
        <w:spacing w:line="360" w:lineRule="auto"/>
        <w:contextualSpacing/>
        <w:jc w:val="left"/>
        <w:rPr>
          <w:sz w:val="24"/>
        </w:rPr>
      </w:pPr>
      <w:r>
        <w:rPr>
          <w:rFonts w:hint="eastAsia"/>
          <w:sz w:val="24"/>
        </w:rPr>
        <w:t>（</w:t>
      </w:r>
      <w:r>
        <w:rPr>
          <w:rFonts w:hint="eastAsia"/>
          <w:sz w:val="24"/>
        </w:rPr>
        <w:t>1</w:t>
      </w:r>
      <w:r>
        <w:rPr>
          <w:rFonts w:hint="eastAsia"/>
          <w:sz w:val="24"/>
        </w:rPr>
        <w:t>）</w:t>
      </w:r>
      <w:r>
        <w:rPr>
          <w:sz w:val="24"/>
        </w:rPr>
        <w:t>信息数据管理部负责保管需备份数据的详细清单，并负责维护信息化平台上</w:t>
      </w:r>
      <w:r>
        <w:rPr>
          <w:rFonts w:hint="eastAsia"/>
          <w:sz w:val="24"/>
        </w:rPr>
        <w:t>的</w:t>
      </w:r>
      <w:r>
        <w:rPr>
          <w:sz w:val="24"/>
        </w:rPr>
        <w:t>自动备份程序。</w:t>
      </w:r>
    </w:p>
    <w:p w14:paraId="3493F76A" w14:textId="77777777" w:rsidR="003A0B74" w:rsidRDefault="00CD6648">
      <w:pPr>
        <w:tabs>
          <w:tab w:val="left" w:pos="945"/>
        </w:tabs>
        <w:spacing w:line="360" w:lineRule="auto"/>
        <w:contextualSpacing/>
        <w:jc w:val="left"/>
        <w:rPr>
          <w:sz w:val="24"/>
        </w:rPr>
      </w:pPr>
      <w:r>
        <w:rPr>
          <w:rFonts w:hint="eastAsia"/>
          <w:sz w:val="24"/>
        </w:rPr>
        <w:t>（</w:t>
      </w:r>
      <w:r>
        <w:rPr>
          <w:rFonts w:hint="eastAsia"/>
          <w:sz w:val="24"/>
        </w:rPr>
        <w:t>2</w:t>
      </w:r>
      <w:r>
        <w:rPr>
          <w:rFonts w:hint="eastAsia"/>
          <w:sz w:val="24"/>
        </w:rPr>
        <w:t>）</w:t>
      </w:r>
      <w:r>
        <w:rPr>
          <w:sz w:val="24"/>
        </w:rPr>
        <w:t>系统在每天夜间自动进行一次增量备份，并每周进行一次完全备份。信息数据管理部人员应在</w:t>
      </w:r>
      <w:proofErr w:type="gramStart"/>
      <w:r>
        <w:rPr>
          <w:sz w:val="24"/>
        </w:rPr>
        <w:t>每次日</w:t>
      </w:r>
      <w:proofErr w:type="gramEnd"/>
      <w:r>
        <w:rPr>
          <w:sz w:val="24"/>
        </w:rPr>
        <w:t>备份和周备份后的第一个工作日检查备份是否顺利完成，</w:t>
      </w:r>
      <w:r>
        <w:rPr>
          <w:rFonts w:hint="eastAsia"/>
          <w:sz w:val="24"/>
        </w:rPr>
        <w:t>并在每周备份后在备份系统中把备份结果打印出来由记录人员及复核人员签字，作为部门资料归档。</w:t>
      </w:r>
    </w:p>
    <w:p w14:paraId="2B875A5A" w14:textId="77777777" w:rsidR="003A0B74" w:rsidRDefault="00CD6648">
      <w:pPr>
        <w:tabs>
          <w:tab w:val="left" w:pos="945"/>
        </w:tabs>
        <w:spacing w:line="360" w:lineRule="auto"/>
        <w:contextualSpacing/>
        <w:jc w:val="left"/>
        <w:rPr>
          <w:b/>
          <w:sz w:val="24"/>
        </w:rPr>
      </w:pPr>
      <w:r>
        <w:rPr>
          <w:rFonts w:hint="eastAsia"/>
          <w:b/>
          <w:sz w:val="24"/>
        </w:rPr>
        <w:t>4</w:t>
      </w:r>
      <w:r>
        <w:rPr>
          <w:b/>
          <w:sz w:val="24"/>
        </w:rPr>
        <w:t xml:space="preserve">.2  </w:t>
      </w:r>
      <w:r>
        <w:rPr>
          <w:b/>
          <w:sz w:val="24"/>
        </w:rPr>
        <w:t>保存</w:t>
      </w:r>
    </w:p>
    <w:p w14:paraId="02A1F50F" w14:textId="77777777" w:rsidR="003A0B74" w:rsidRDefault="00CD6648">
      <w:pPr>
        <w:tabs>
          <w:tab w:val="left" w:pos="945"/>
        </w:tabs>
        <w:spacing w:line="360" w:lineRule="auto"/>
        <w:ind w:firstLineChars="200" w:firstLine="480"/>
        <w:contextualSpacing/>
        <w:jc w:val="left"/>
        <w:rPr>
          <w:sz w:val="24"/>
        </w:rPr>
      </w:pPr>
      <w:r>
        <w:rPr>
          <w:sz w:val="24"/>
        </w:rPr>
        <w:lastRenderedPageBreak/>
        <w:t>每日备份数据存储于</w:t>
      </w:r>
      <w:r>
        <w:rPr>
          <w:sz w:val="24"/>
        </w:rPr>
        <w:t>IT</w:t>
      </w:r>
      <w:r>
        <w:rPr>
          <w:rFonts w:hint="eastAsia"/>
          <w:sz w:val="24"/>
        </w:rPr>
        <w:t>机房</w:t>
      </w:r>
      <w:r>
        <w:rPr>
          <w:sz w:val="24"/>
        </w:rPr>
        <w:t>的备份系统中。每</w:t>
      </w:r>
      <w:proofErr w:type="gramStart"/>
      <w:r>
        <w:rPr>
          <w:sz w:val="24"/>
        </w:rPr>
        <w:t>周完全</w:t>
      </w:r>
      <w:proofErr w:type="gramEnd"/>
      <w:r>
        <w:rPr>
          <w:sz w:val="24"/>
        </w:rPr>
        <w:t>备份产生</w:t>
      </w:r>
      <w:r>
        <w:rPr>
          <w:rFonts w:hint="eastAsia"/>
          <w:sz w:val="24"/>
        </w:rPr>
        <w:t>两</w:t>
      </w:r>
      <w:r>
        <w:rPr>
          <w:sz w:val="24"/>
        </w:rPr>
        <w:t>份完全相同的数据拷贝，一份存储于</w:t>
      </w:r>
      <w:r>
        <w:rPr>
          <w:sz w:val="24"/>
        </w:rPr>
        <w:t>IT</w:t>
      </w:r>
      <w:r>
        <w:rPr>
          <w:rFonts w:hint="eastAsia"/>
          <w:sz w:val="24"/>
        </w:rPr>
        <w:t>机房</w:t>
      </w:r>
      <w:r>
        <w:rPr>
          <w:sz w:val="24"/>
        </w:rPr>
        <w:t>的备份系统中；一份存储在磁带中，</w:t>
      </w:r>
      <w:proofErr w:type="gramStart"/>
      <w:r>
        <w:rPr>
          <w:sz w:val="24"/>
        </w:rPr>
        <w:t>送往</w:t>
      </w:r>
      <w:r>
        <w:rPr>
          <w:rFonts w:hint="eastAsia"/>
          <w:sz w:val="24"/>
        </w:rPr>
        <w:t>天勤</w:t>
      </w:r>
      <w:proofErr w:type="gramEnd"/>
      <w:r>
        <w:rPr>
          <w:rFonts w:hint="eastAsia"/>
          <w:sz w:val="24"/>
        </w:rPr>
        <w:t>生物总部</w:t>
      </w:r>
      <w:r>
        <w:rPr>
          <w:sz w:val="24"/>
        </w:rPr>
        <w:t>。</w:t>
      </w:r>
    </w:p>
    <w:p w14:paraId="1A42E312" w14:textId="77777777" w:rsidR="003A0B74" w:rsidRDefault="00CD6648">
      <w:pPr>
        <w:tabs>
          <w:tab w:val="left" w:pos="945"/>
        </w:tabs>
        <w:spacing w:line="360" w:lineRule="auto"/>
        <w:contextualSpacing/>
        <w:jc w:val="left"/>
        <w:rPr>
          <w:b/>
          <w:sz w:val="24"/>
        </w:rPr>
      </w:pPr>
      <w:r>
        <w:rPr>
          <w:rFonts w:hint="eastAsia"/>
          <w:b/>
          <w:sz w:val="24"/>
        </w:rPr>
        <w:t>4</w:t>
      </w:r>
      <w:r>
        <w:rPr>
          <w:b/>
          <w:sz w:val="24"/>
        </w:rPr>
        <w:t xml:space="preserve">.3 </w:t>
      </w:r>
      <w:r>
        <w:rPr>
          <w:rFonts w:hint="eastAsia"/>
          <w:b/>
          <w:sz w:val="24"/>
        </w:rPr>
        <w:t xml:space="preserve"> </w:t>
      </w:r>
      <w:r>
        <w:rPr>
          <w:b/>
          <w:sz w:val="24"/>
        </w:rPr>
        <w:t>备份移交</w:t>
      </w:r>
    </w:p>
    <w:p w14:paraId="130DD9E0" w14:textId="77777777" w:rsidR="003A0B74" w:rsidRDefault="00CD6648">
      <w:pPr>
        <w:tabs>
          <w:tab w:val="left" w:pos="945"/>
        </w:tabs>
        <w:spacing w:line="360" w:lineRule="auto"/>
        <w:contextualSpacing/>
        <w:jc w:val="left"/>
        <w:rPr>
          <w:sz w:val="24"/>
        </w:rPr>
      </w:pPr>
      <w:r>
        <w:rPr>
          <w:rFonts w:hint="eastAsia"/>
          <w:sz w:val="24"/>
        </w:rPr>
        <w:t>（</w:t>
      </w:r>
      <w:r>
        <w:rPr>
          <w:rFonts w:hint="eastAsia"/>
          <w:sz w:val="24"/>
        </w:rPr>
        <w:t>1</w:t>
      </w:r>
      <w:r>
        <w:rPr>
          <w:rFonts w:hint="eastAsia"/>
          <w:sz w:val="24"/>
        </w:rPr>
        <w:t>）</w:t>
      </w:r>
      <w:r>
        <w:rPr>
          <w:sz w:val="24"/>
        </w:rPr>
        <w:t>每次完全备份后，在第二周的工作日，信息数据管理部人员</w:t>
      </w:r>
      <w:r>
        <w:rPr>
          <w:rFonts w:hint="eastAsia"/>
          <w:sz w:val="24"/>
        </w:rPr>
        <w:t>提交</w:t>
      </w:r>
      <w:proofErr w:type="gramStart"/>
      <w:r>
        <w:rPr>
          <w:rFonts w:hint="eastAsia"/>
          <w:sz w:val="24"/>
        </w:rPr>
        <w:t>给天勤生物</w:t>
      </w:r>
      <w:proofErr w:type="gramEnd"/>
      <w:r>
        <w:rPr>
          <w:rFonts w:hint="eastAsia"/>
          <w:sz w:val="24"/>
        </w:rPr>
        <w:t>总部</w:t>
      </w:r>
      <w:r>
        <w:rPr>
          <w:rStyle w:val="af7"/>
        </w:rPr>
        <w:commentReference w:id="83"/>
      </w:r>
      <w:r>
        <w:rPr>
          <w:rFonts w:hint="eastAsia"/>
          <w:sz w:val="24"/>
        </w:rPr>
        <w:t>一份</w:t>
      </w:r>
      <w:r>
        <w:rPr>
          <w:sz w:val="24"/>
        </w:rPr>
        <w:t>。</w:t>
      </w:r>
      <w:r>
        <w:rPr>
          <w:rFonts w:hAnsi="宋体" w:hint="eastAsia"/>
          <w:sz w:val="24"/>
        </w:rPr>
        <w:t>如遇国家法定长假（如春节，国庆节）时，备份应正常进行；磁带的移交，可顺延到节假日结束后的第一周的工作日。</w:t>
      </w:r>
      <w:r>
        <w:rPr>
          <w:rFonts w:hint="eastAsia"/>
          <w:sz w:val="24"/>
        </w:rPr>
        <w:t>每周移交备份数据磁带时替换掉上次递交的备份数据磁带，以用于再备份使用，信息数据管理部</w:t>
      </w:r>
      <w:r>
        <w:rPr>
          <w:sz w:val="24"/>
        </w:rPr>
        <w:t>人员必须在场填写</w:t>
      </w:r>
      <w:r>
        <w:rPr>
          <w:rFonts w:hint="eastAsia"/>
          <w:sz w:val="24"/>
        </w:rPr>
        <w:t>记录表</w:t>
      </w:r>
      <w:r>
        <w:rPr>
          <w:sz w:val="24"/>
        </w:rPr>
        <w:t>（</w:t>
      </w:r>
      <w:r>
        <w:rPr>
          <w:rFonts w:hint="eastAsia"/>
          <w:sz w:val="24"/>
        </w:rPr>
        <w:t>TQXS</w:t>
      </w:r>
      <w:r>
        <w:rPr>
          <w:sz w:val="24"/>
        </w:rPr>
        <w:t>-</w:t>
      </w:r>
      <w:r>
        <w:rPr>
          <w:rFonts w:hint="eastAsia"/>
          <w:sz w:val="24"/>
        </w:rPr>
        <w:t>FORM-GEN</w:t>
      </w:r>
      <w:r>
        <w:rPr>
          <w:sz w:val="24"/>
        </w:rPr>
        <w:t>-</w:t>
      </w:r>
      <w:r>
        <w:rPr>
          <w:rFonts w:hint="eastAsia"/>
          <w:sz w:val="24"/>
        </w:rPr>
        <w:t>032-</w:t>
      </w:r>
      <w:r>
        <w:rPr>
          <w:sz w:val="24"/>
        </w:rPr>
        <w:t>A</w:t>
      </w:r>
      <w:r>
        <w:rPr>
          <w:sz w:val="24"/>
        </w:rPr>
        <w:t>）。</w:t>
      </w:r>
    </w:p>
    <w:p w14:paraId="6DC421E7" w14:textId="77777777" w:rsidR="003A0B74" w:rsidRDefault="00CD6648">
      <w:pPr>
        <w:tabs>
          <w:tab w:val="left" w:pos="945"/>
        </w:tabs>
        <w:spacing w:line="360" w:lineRule="auto"/>
        <w:contextualSpacing/>
        <w:jc w:val="left"/>
        <w:rPr>
          <w:sz w:val="24"/>
        </w:rPr>
      </w:pPr>
      <w:r>
        <w:rPr>
          <w:rFonts w:hint="eastAsia"/>
          <w:sz w:val="24"/>
        </w:rPr>
        <w:t>（</w:t>
      </w:r>
      <w:r>
        <w:rPr>
          <w:rFonts w:hint="eastAsia"/>
          <w:sz w:val="24"/>
        </w:rPr>
        <w:t>2</w:t>
      </w:r>
      <w:r>
        <w:rPr>
          <w:rFonts w:hint="eastAsia"/>
          <w:sz w:val="24"/>
        </w:rPr>
        <w:t>）</w:t>
      </w:r>
      <w:r>
        <w:rPr>
          <w:sz w:val="24"/>
        </w:rPr>
        <w:t>移交</w:t>
      </w:r>
      <w:proofErr w:type="gramStart"/>
      <w:r>
        <w:rPr>
          <w:sz w:val="24"/>
        </w:rPr>
        <w:t>给</w:t>
      </w:r>
      <w:r>
        <w:rPr>
          <w:rFonts w:hint="eastAsia"/>
          <w:sz w:val="24"/>
        </w:rPr>
        <w:t>天勤生物</w:t>
      </w:r>
      <w:proofErr w:type="gramEnd"/>
      <w:r>
        <w:rPr>
          <w:rFonts w:hint="eastAsia"/>
          <w:sz w:val="24"/>
        </w:rPr>
        <w:t>总部</w:t>
      </w:r>
      <w:r>
        <w:rPr>
          <w:sz w:val="24"/>
        </w:rPr>
        <w:t>需用</w:t>
      </w:r>
      <w:r>
        <w:rPr>
          <w:rFonts w:hint="eastAsia"/>
          <w:sz w:val="24"/>
        </w:rPr>
        <w:t>磁带盒</w:t>
      </w:r>
      <w:r>
        <w:rPr>
          <w:sz w:val="24"/>
        </w:rPr>
        <w:t>封装。信息数据管理部门员工应在</w:t>
      </w:r>
      <w:r>
        <w:rPr>
          <w:rFonts w:hint="eastAsia"/>
          <w:sz w:val="24"/>
        </w:rPr>
        <w:t>磁带</w:t>
      </w:r>
      <w:r>
        <w:rPr>
          <w:sz w:val="24"/>
        </w:rPr>
        <w:t>上</w:t>
      </w:r>
      <w:r>
        <w:rPr>
          <w:rFonts w:hint="eastAsia"/>
          <w:sz w:val="24"/>
        </w:rPr>
        <w:t>粘贴磁带标签（标签命名规则：组织</w:t>
      </w:r>
      <w:r>
        <w:rPr>
          <w:rFonts w:hint="eastAsia"/>
          <w:sz w:val="24"/>
        </w:rPr>
        <w:t>-</w:t>
      </w:r>
      <w:r>
        <w:rPr>
          <w:rFonts w:hint="eastAsia"/>
          <w:sz w:val="24"/>
        </w:rPr>
        <w:t>备份日期。格式：组织</w:t>
      </w:r>
      <w:r>
        <w:rPr>
          <w:rFonts w:hint="eastAsia"/>
          <w:sz w:val="24"/>
        </w:rPr>
        <w:t>-</w:t>
      </w:r>
      <w:r>
        <w:rPr>
          <w:rFonts w:hint="eastAsia"/>
          <w:sz w:val="24"/>
        </w:rPr>
        <w:t>年</w:t>
      </w:r>
      <w:r>
        <w:rPr>
          <w:rFonts w:hint="eastAsia"/>
          <w:sz w:val="24"/>
        </w:rPr>
        <w:t>-</w:t>
      </w:r>
      <w:r>
        <w:rPr>
          <w:rFonts w:hint="eastAsia"/>
          <w:sz w:val="24"/>
        </w:rPr>
        <w:t>月</w:t>
      </w:r>
      <w:r>
        <w:rPr>
          <w:rFonts w:hint="eastAsia"/>
          <w:sz w:val="24"/>
        </w:rPr>
        <w:t>-</w:t>
      </w:r>
      <w:r>
        <w:rPr>
          <w:rFonts w:hint="eastAsia"/>
          <w:sz w:val="24"/>
        </w:rPr>
        <w:t>日）</w:t>
      </w:r>
      <w:r>
        <w:rPr>
          <w:sz w:val="24"/>
        </w:rPr>
        <w:t>，以保证备份的辨识和组织，避免混淆。</w:t>
      </w:r>
    </w:p>
    <w:p w14:paraId="18558099" w14:textId="77777777" w:rsidR="003A0B74" w:rsidRDefault="00CD6648">
      <w:pPr>
        <w:tabs>
          <w:tab w:val="left" w:pos="945"/>
        </w:tabs>
        <w:spacing w:line="360" w:lineRule="auto"/>
        <w:contextualSpacing/>
        <w:jc w:val="left"/>
        <w:rPr>
          <w:b/>
          <w:sz w:val="24"/>
        </w:rPr>
      </w:pPr>
      <w:r>
        <w:rPr>
          <w:rFonts w:hint="eastAsia"/>
          <w:b/>
          <w:sz w:val="24"/>
        </w:rPr>
        <w:t>4</w:t>
      </w:r>
      <w:r>
        <w:rPr>
          <w:b/>
          <w:sz w:val="24"/>
        </w:rPr>
        <w:t xml:space="preserve">.4  </w:t>
      </w:r>
      <w:r>
        <w:rPr>
          <w:b/>
          <w:sz w:val="24"/>
        </w:rPr>
        <w:t>留存</w:t>
      </w:r>
    </w:p>
    <w:p w14:paraId="233333CB" w14:textId="77777777" w:rsidR="003A0B74" w:rsidRDefault="00CD6648">
      <w:pPr>
        <w:tabs>
          <w:tab w:val="left" w:pos="945"/>
        </w:tabs>
        <w:spacing w:line="360" w:lineRule="auto"/>
        <w:ind w:firstLineChars="200" w:firstLine="480"/>
        <w:contextualSpacing/>
        <w:jc w:val="left"/>
        <w:rPr>
          <w:sz w:val="24"/>
        </w:rPr>
      </w:pPr>
      <w:r>
        <w:rPr>
          <w:sz w:val="24"/>
        </w:rPr>
        <w:t>所有数据应至少保存</w:t>
      </w:r>
      <w:commentRangeStart w:id="84"/>
      <w:r>
        <w:rPr>
          <w:rFonts w:hint="eastAsia"/>
          <w:sz w:val="24"/>
        </w:rPr>
        <w:t>四</w:t>
      </w:r>
      <w:r>
        <w:rPr>
          <w:sz w:val="24"/>
        </w:rPr>
        <w:t>周</w:t>
      </w:r>
      <w:commentRangeEnd w:id="84"/>
      <w:r>
        <w:rPr>
          <w:rStyle w:val="af7"/>
        </w:rPr>
        <w:commentReference w:id="84"/>
      </w:r>
      <w:r>
        <w:rPr>
          <w:sz w:val="24"/>
        </w:rPr>
        <w:t>。信息数据管理部门应在资源允许的情况下，尽可能长</w:t>
      </w:r>
      <w:r>
        <w:rPr>
          <w:rFonts w:hint="eastAsia"/>
          <w:sz w:val="24"/>
        </w:rPr>
        <w:t>时间</w:t>
      </w:r>
      <w:r>
        <w:rPr>
          <w:sz w:val="24"/>
        </w:rPr>
        <w:t>地保</w:t>
      </w:r>
      <w:r>
        <w:rPr>
          <w:rFonts w:hint="eastAsia"/>
          <w:sz w:val="24"/>
        </w:rPr>
        <w:t>存</w:t>
      </w:r>
      <w:r>
        <w:rPr>
          <w:sz w:val="24"/>
        </w:rPr>
        <w:t>数据。</w:t>
      </w:r>
    </w:p>
    <w:p w14:paraId="5E55FD51" w14:textId="77777777" w:rsidR="003A0B74" w:rsidRDefault="00CD6648">
      <w:pPr>
        <w:tabs>
          <w:tab w:val="left" w:pos="945"/>
        </w:tabs>
        <w:spacing w:line="360" w:lineRule="auto"/>
        <w:contextualSpacing/>
        <w:jc w:val="left"/>
        <w:rPr>
          <w:b/>
          <w:sz w:val="24"/>
        </w:rPr>
      </w:pPr>
      <w:r>
        <w:rPr>
          <w:rFonts w:hint="eastAsia"/>
          <w:b/>
          <w:sz w:val="24"/>
        </w:rPr>
        <w:t>4</w:t>
      </w:r>
      <w:r>
        <w:rPr>
          <w:b/>
          <w:sz w:val="24"/>
        </w:rPr>
        <w:t xml:space="preserve">.5  </w:t>
      </w:r>
      <w:r>
        <w:rPr>
          <w:b/>
          <w:sz w:val="24"/>
        </w:rPr>
        <w:t>恢复</w:t>
      </w:r>
    </w:p>
    <w:p w14:paraId="23E3EBA9" w14:textId="77777777" w:rsidR="003A0B74" w:rsidRDefault="00CD6648">
      <w:pPr>
        <w:tabs>
          <w:tab w:val="left" w:pos="945"/>
        </w:tabs>
        <w:spacing w:line="360" w:lineRule="auto"/>
        <w:contextualSpacing/>
        <w:jc w:val="left"/>
        <w:rPr>
          <w:sz w:val="24"/>
        </w:rPr>
      </w:pPr>
      <w:r>
        <w:rPr>
          <w:rFonts w:hint="eastAsia"/>
          <w:sz w:val="24"/>
        </w:rPr>
        <w:t>（</w:t>
      </w:r>
      <w:r>
        <w:rPr>
          <w:rFonts w:hint="eastAsia"/>
          <w:sz w:val="24"/>
        </w:rPr>
        <w:t>1</w:t>
      </w:r>
      <w:r>
        <w:rPr>
          <w:rFonts w:hint="eastAsia"/>
          <w:sz w:val="24"/>
        </w:rPr>
        <w:t>）</w:t>
      </w:r>
      <w:r>
        <w:rPr>
          <w:sz w:val="24"/>
        </w:rPr>
        <w:t>需要恢复数据时，</w:t>
      </w:r>
      <w:r>
        <w:rPr>
          <w:rFonts w:hint="eastAsia"/>
          <w:sz w:val="24"/>
        </w:rPr>
        <w:t>信息部员工根据实际需求确定使用</w:t>
      </w:r>
      <w:r>
        <w:rPr>
          <w:sz w:val="24"/>
        </w:rPr>
        <w:t>哪份数据备份，</w:t>
      </w:r>
      <w:r>
        <w:rPr>
          <w:rFonts w:hint="eastAsia"/>
          <w:sz w:val="24"/>
        </w:rPr>
        <w:t>并执行恢复</w:t>
      </w:r>
      <w:r>
        <w:rPr>
          <w:sz w:val="24"/>
        </w:rPr>
        <w:t>操作。数据的恢复要填写记录</w:t>
      </w:r>
      <w:r>
        <w:rPr>
          <w:rFonts w:hint="eastAsia"/>
          <w:sz w:val="24"/>
        </w:rPr>
        <w:t>表</w:t>
      </w:r>
      <w:r>
        <w:rPr>
          <w:sz w:val="24"/>
        </w:rPr>
        <w:t>（</w:t>
      </w:r>
      <w:r>
        <w:rPr>
          <w:rFonts w:hint="eastAsia"/>
          <w:sz w:val="24"/>
        </w:rPr>
        <w:t>TQXS</w:t>
      </w:r>
      <w:r>
        <w:rPr>
          <w:sz w:val="24"/>
        </w:rPr>
        <w:t>-</w:t>
      </w:r>
      <w:r>
        <w:rPr>
          <w:rFonts w:hint="eastAsia"/>
          <w:sz w:val="24"/>
        </w:rPr>
        <w:t>FORM-GEN</w:t>
      </w:r>
      <w:r>
        <w:rPr>
          <w:sz w:val="24"/>
        </w:rPr>
        <w:t>-</w:t>
      </w:r>
      <w:r>
        <w:rPr>
          <w:rFonts w:hint="eastAsia"/>
          <w:sz w:val="24"/>
        </w:rPr>
        <w:t>032-</w:t>
      </w:r>
      <w:r>
        <w:rPr>
          <w:sz w:val="24"/>
        </w:rPr>
        <w:t>B</w:t>
      </w:r>
      <w:r>
        <w:rPr>
          <w:sz w:val="24"/>
        </w:rPr>
        <w:t>），表明数据恢复的原因和完成结果。</w:t>
      </w:r>
    </w:p>
    <w:p w14:paraId="79D4870F" w14:textId="77777777" w:rsidR="003A0B74" w:rsidRDefault="00CD6648">
      <w:pPr>
        <w:tabs>
          <w:tab w:val="left" w:pos="945"/>
        </w:tabs>
        <w:spacing w:line="360" w:lineRule="auto"/>
        <w:contextualSpacing/>
        <w:jc w:val="left"/>
        <w:rPr>
          <w:sz w:val="24"/>
        </w:rPr>
      </w:pPr>
      <w:r>
        <w:rPr>
          <w:rFonts w:hint="eastAsia"/>
          <w:sz w:val="24"/>
        </w:rPr>
        <w:t>（</w:t>
      </w:r>
      <w:r>
        <w:rPr>
          <w:rFonts w:hint="eastAsia"/>
          <w:sz w:val="24"/>
        </w:rPr>
        <w:t>2</w:t>
      </w:r>
      <w:r>
        <w:rPr>
          <w:rFonts w:hint="eastAsia"/>
          <w:sz w:val="24"/>
        </w:rPr>
        <w:t>）</w:t>
      </w:r>
      <w:r>
        <w:rPr>
          <w:sz w:val="24"/>
        </w:rPr>
        <w:t>至少每</w:t>
      </w:r>
      <w:r>
        <w:rPr>
          <w:sz w:val="24"/>
        </w:rPr>
        <w:t>6</w:t>
      </w:r>
      <w:r>
        <w:rPr>
          <w:sz w:val="24"/>
        </w:rPr>
        <w:t>个月</w:t>
      </w:r>
      <w:r>
        <w:rPr>
          <w:rFonts w:hint="eastAsia"/>
          <w:sz w:val="24"/>
        </w:rPr>
        <w:t>进行</w:t>
      </w:r>
      <w:r>
        <w:rPr>
          <w:sz w:val="24"/>
        </w:rPr>
        <w:t>一次</w:t>
      </w:r>
      <w:r>
        <w:rPr>
          <w:rFonts w:hint="eastAsia"/>
          <w:sz w:val="24"/>
        </w:rPr>
        <w:t>数据恢复比对测试，应比对</w:t>
      </w:r>
      <w:r>
        <w:rPr>
          <w:sz w:val="24"/>
        </w:rPr>
        <w:t>文件类型、尺寸、创建时间和作者</w:t>
      </w:r>
      <w:r>
        <w:rPr>
          <w:rFonts w:hint="eastAsia"/>
          <w:sz w:val="24"/>
        </w:rPr>
        <w:t>等。</w:t>
      </w:r>
    </w:p>
    <w:p w14:paraId="694E5464" w14:textId="77777777" w:rsidR="003A0B74" w:rsidRDefault="00CD6648">
      <w:pPr>
        <w:tabs>
          <w:tab w:val="left" w:pos="945"/>
        </w:tabs>
        <w:spacing w:line="360" w:lineRule="auto"/>
        <w:contextualSpacing/>
        <w:jc w:val="left"/>
        <w:rPr>
          <w:sz w:val="24"/>
        </w:rPr>
      </w:pPr>
      <w:commentRangeStart w:id="85"/>
      <w:r>
        <w:rPr>
          <w:sz w:val="24"/>
        </w:rPr>
        <w:t>测试的具体步骤如下：</w:t>
      </w:r>
      <w:commentRangeEnd w:id="85"/>
      <w:r>
        <w:rPr>
          <w:rStyle w:val="af7"/>
        </w:rPr>
        <w:commentReference w:id="85"/>
      </w:r>
    </w:p>
    <w:p w14:paraId="46C81AA7" w14:textId="77777777" w:rsidR="003A0B74" w:rsidRDefault="00CD6648">
      <w:pPr>
        <w:tabs>
          <w:tab w:val="left" w:pos="945"/>
        </w:tabs>
        <w:spacing w:line="360" w:lineRule="auto"/>
        <w:contextualSpacing/>
        <w:jc w:val="left"/>
        <w:rPr>
          <w:sz w:val="24"/>
        </w:rPr>
      </w:pPr>
      <w:r>
        <w:rPr>
          <w:sz w:val="24"/>
        </w:rPr>
        <w:t>a</w:t>
      </w:r>
      <w:r>
        <w:rPr>
          <w:rFonts w:hint="eastAsia"/>
          <w:sz w:val="24"/>
        </w:rPr>
        <w:t xml:space="preserve">. </w:t>
      </w:r>
      <w:r>
        <w:rPr>
          <w:sz w:val="24"/>
        </w:rPr>
        <w:t>选择</w:t>
      </w:r>
      <w:r>
        <w:rPr>
          <w:rFonts w:hint="eastAsia"/>
          <w:sz w:val="24"/>
        </w:rPr>
        <w:t>一份已备份成功的文件。</w:t>
      </w:r>
    </w:p>
    <w:p w14:paraId="05B34D1E" w14:textId="77777777" w:rsidR="003A0B74" w:rsidRDefault="00CD6648">
      <w:pPr>
        <w:tabs>
          <w:tab w:val="left" w:pos="945"/>
        </w:tabs>
        <w:spacing w:line="360" w:lineRule="auto"/>
        <w:contextualSpacing/>
        <w:jc w:val="left"/>
        <w:rPr>
          <w:sz w:val="24"/>
        </w:rPr>
      </w:pPr>
      <w:r>
        <w:rPr>
          <w:sz w:val="24"/>
        </w:rPr>
        <w:t>b</w:t>
      </w:r>
      <w:r>
        <w:rPr>
          <w:rFonts w:hint="eastAsia"/>
          <w:sz w:val="24"/>
        </w:rPr>
        <w:t xml:space="preserve">. </w:t>
      </w:r>
      <w:r>
        <w:rPr>
          <w:sz w:val="24"/>
        </w:rPr>
        <w:t>在测试环境中恢复备份数据</w:t>
      </w:r>
      <w:r>
        <w:rPr>
          <w:rFonts w:hint="eastAsia"/>
          <w:sz w:val="24"/>
        </w:rPr>
        <w:t>。</w:t>
      </w:r>
    </w:p>
    <w:p w14:paraId="4AA22036" w14:textId="77777777" w:rsidR="003A0B74" w:rsidRDefault="00CD6648">
      <w:pPr>
        <w:tabs>
          <w:tab w:val="left" w:pos="945"/>
        </w:tabs>
        <w:spacing w:line="360" w:lineRule="auto"/>
        <w:contextualSpacing/>
        <w:jc w:val="left"/>
        <w:rPr>
          <w:sz w:val="24"/>
        </w:rPr>
      </w:pPr>
      <w:r>
        <w:rPr>
          <w:sz w:val="24"/>
        </w:rPr>
        <w:t>c</w:t>
      </w:r>
      <w:r>
        <w:rPr>
          <w:rFonts w:hint="eastAsia"/>
          <w:sz w:val="24"/>
        </w:rPr>
        <w:t xml:space="preserve">. </w:t>
      </w:r>
      <w:r>
        <w:rPr>
          <w:sz w:val="24"/>
        </w:rPr>
        <w:t>随机选择一组文件作为测试</w:t>
      </w:r>
      <w:r>
        <w:rPr>
          <w:rFonts w:hint="eastAsia"/>
          <w:sz w:val="24"/>
        </w:rPr>
        <w:t>。</w:t>
      </w:r>
    </w:p>
    <w:p w14:paraId="48BA86D1" w14:textId="77777777" w:rsidR="003A0B74" w:rsidRDefault="00CD6648">
      <w:pPr>
        <w:tabs>
          <w:tab w:val="left" w:pos="945"/>
        </w:tabs>
        <w:spacing w:line="360" w:lineRule="auto"/>
        <w:contextualSpacing/>
        <w:jc w:val="left"/>
        <w:rPr>
          <w:sz w:val="24"/>
        </w:rPr>
      </w:pPr>
      <w:r>
        <w:rPr>
          <w:sz w:val="24"/>
        </w:rPr>
        <w:t>d</w:t>
      </w:r>
      <w:r>
        <w:rPr>
          <w:rFonts w:hint="eastAsia"/>
          <w:sz w:val="24"/>
        </w:rPr>
        <w:t xml:space="preserve">. </w:t>
      </w:r>
      <w:r>
        <w:rPr>
          <w:sz w:val="24"/>
        </w:rPr>
        <w:t>在测试环境中找到恢复测试中所</w:t>
      </w:r>
      <w:r>
        <w:rPr>
          <w:sz w:val="24"/>
        </w:rPr>
        <w:t>选择的这组文件</w:t>
      </w:r>
      <w:r>
        <w:rPr>
          <w:rFonts w:hint="eastAsia"/>
          <w:sz w:val="24"/>
        </w:rPr>
        <w:t>。</w:t>
      </w:r>
    </w:p>
    <w:p w14:paraId="36D2D98A" w14:textId="77777777" w:rsidR="003A0B74" w:rsidRDefault="00CD6648">
      <w:pPr>
        <w:tabs>
          <w:tab w:val="left" w:pos="945"/>
        </w:tabs>
        <w:spacing w:line="360" w:lineRule="auto"/>
        <w:contextualSpacing/>
        <w:jc w:val="left"/>
        <w:rPr>
          <w:sz w:val="24"/>
        </w:rPr>
      </w:pPr>
      <w:r>
        <w:rPr>
          <w:sz w:val="24"/>
        </w:rPr>
        <w:t>e</w:t>
      </w:r>
      <w:r>
        <w:rPr>
          <w:rFonts w:hint="eastAsia"/>
          <w:sz w:val="24"/>
        </w:rPr>
        <w:t xml:space="preserve">. </w:t>
      </w:r>
      <w:r>
        <w:rPr>
          <w:sz w:val="24"/>
        </w:rPr>
        <w:t>对比当前使用的文件和备份文件的信息是否一致</w:t>
      </w:r>
      <w:r>
        <w:rPr>
          <w:rFonts w:hint="eastAsia"/>
          <w:sz w:val="24"/>
        </w:rPr>
        <w:t>。</w:t>
      </w:r>
    </w:p>
    <w:p w14:paraId="51F06643" w14:textId="77777777" w:rsidR="003A0B74" w:rsidRDefault="003A0B74">
      <w:pPr>
        <w:tabs>
          <w:tab w:val="left" w:pos="945"/>
        </w:tabs>
        <w:spacing w:line="360" w:lineRule="auto"/>
        <w:contextualSpacing/>
        <w:jc w:val="left"/>
        <w:rPr>
          <w:sz w:val="24"/>
        </w:rPr>
      </w:pPr>
    </w:p>
    <w:p w14:paraId="0E8FFE19" w14:textId="77777777" w:rsidR="003A0B74" w:rsidRDefault="00CD6648">
      <w:pPr>
        <w:tabs>
          <w:tab w:val="left" w:pos="945"/>
        </w:tabs>
        <w:spacing w:line="360" w:lineRule="auto"/>
        <w:contextualSpacing/>
        <w:jc w:val="left"/>
        <w:rPr>
          <w:b/>
          <w:bCs/>
          <w:sz w:val="24"/>
        </w:rPr>
      </w:pPr>
      <w:bookmarkStart w:id="86" w:name="_Toc336420986"/>
      <w:r>
        <w:rPr>
          <w:rFonts w:hint="eastAsia"/>
          <w:b/>
          <w:bCs/>
          <w:sz w:val="24"/>
        </w:rPr>
        <w:t>5</w:t>
      </w:r>
      <w:r>
        <w:rPr>
          <w:b/>
          <w:bCs/>
          <w:sz w:val="24"/>
        </w:rPr>
        <w:t xml:space="preserve">  </w:t>
      </w:r>
      <w:r>
        <w:rPr>
          <w:b/>
          <w:bCs/>
          <w:sz w:val="24"/>
        </w:rPr>
        <w:t>记录表格</w:t>
      </w:r>
      <w:bookmarkEnd w:id="86"/>
    </w:p>
    <w:p w14:paraId="4513ABD2" w14:textId="77777777" w:rsidR="003A0B74" w:rsidRDefault="00CD6648">
      <w:pPr>
        <w:tabs>
          <w:tab w:val="left" w:pos="945"/>
        </w:tabs>
        <w:spacing w:line="360" w:lineRule="auto"/>
        <w:contextualSpacing/>
        <w:jc w:val="left"/>
        <w:rPr>
          <w:sz w:val="24"/>
        </w:rPr>
      </w:pPr>
      <w:r>
        <w:rPr>
          <w:rFonts w:hint="eastAsia"/>
          <w:sz w:val="24"/>
        </w:rPr>
        <w:t>5</w:t>
      </w:r>
      <w:r>
        <w:rPr>
          <w:sz w:val="24"/>
        </w:rPr>
        <w:t>.</w:t>
      </w:r>
      <w:r>
        <w:rPr>
          <w:rFonts w:hint="eastAsia"/>
          <w:sz w:val="24"/>
        </w:rPr>
        <w:t>1</w:t>
      </w:r>
      <w:r>
        <w:rPr>
          <w:sz w:val="24"/>
        </w:rPr>
        <w:t xml:space="preserve"> </w:t>
      </w:r>
      <w:r>
        <w:rPr>
          <w:rFonts w:hint="eastAsia"/>
          <w:sz w:val="24"/>
        </w:rPr>
        <w:t xml:space="preserve"> TQXS</w:t>
      </w:r>
      <w:r>
        <w:rPr>
          <w:sz w:val="24"/>
        </w:rPr>
        <w:t xml:space="preserve">-FORM-GEN-032-A </w:t>
      </w:r>
      <w:r>
        <w:rPr>
          <w:sz w:val="24"/>
        </w:rPr>
        <w:t>备份移交记录</w:t>
      </w:r>
    </w:p>
    <w:p w14:paraId="1EB36D9C" w14:textId="77777777" w:rsidR="003A0B74" w:rsidRDefault="00CD6648">
      <w:pPr>
        <w:tabs>
          <w:tab w:val="left" w:pos="945"/>
        </w:tabs>
        <w:spacing w:line="360" w:lineRule="auto"/>
        <w:contextualSpacing/>
        <w:jc w:val="left"/>
        <w:rPr>
          <w:sz w:val="24"/>
        </w:rPr>
      </w:pPr>
      <w:r>
        <w:rPr>
          <w:sz w:val="24"/>
        </w:rPr>
        <w:lastRenderedPageBreak/>
        <w:t xml:space="preserve"> </w:t>
      </w:r>
      <w:r>
        <w:rPr>
          <w:rFonts w:hint="eastAsia"/>
          <w:sz w:val="24"/>
        </w:rPr>
        <w:t>5</w:t>
      </w:r>
      <w:r>
        <w:rPr>
          <w:sz w:val="24"/>
        </w:rPr>
        <w:t>.</w:t>
      </w:r>
      <w:r>
        <w:rPr>
          <w:rFonts w:hint="eastAsia"/>
          <w:sz w:val="24"/>
        </w:rPr>
        <w:t xml:space="preserve">2 </w:t>
      </w:r>
      <w:r>
        <w:rPr>
          <w:sz w:val="24"/>
        </w:rPr>
        <w:t xml:space="preserve"> </w:t>
      </w:r>
      <w:r>
        <w:rPr>
          <w:rFonts w:hint="eastAsia"/>
          <w:sz w:val="24"/>
        </w:rPr>
        <w:t>TQXS</w:t>
      </w:r>
      <w:r>
        <w:rPr>
          <w:sz w:val="24"/>
        </w:rPr>
        <w:t>-</w:t>
      </w:r>
      <w:r>
        <w:rPr>
          <w:rFonts w:hint="eastAsia"/>
          <w:sz w:val="24"/>
        </w:rPr>
        <w:t>FORM-GEN</w:t>
      </w:r>
      <w:r>
        <w:rPr>
          <w:sz w:val="24"/>
        </w:rPr>
        <w:t>-</w:t>
      </w:r>
      <w:r>
        <w:rPr>
          <w:rFonts w:hint="eastAsia"/>
          <w:sz w:val="24"/>
        </w:rPr>
        <w:t>032-</w:t>
      </w:r>
      <w:r>
        <w:rPr>
          <w:sz w:val="24"/>
        </w:rPr>
        <w:t>B</w:t>
      </w:r>
      <w:r>
        <w:rPr>
          <w:rFonts w:hint="eastAsia"/>
          <w:sz w:val="24"/>
        </w:rPr>
        <w:t xml:space="preserve"> </w:t>
      </w:r>
      <w:r>
        <w:rPr>
          <w:sz w:val="24"/>
        </w:rPr>
        <w:t>数据恢复记录</w:t>
      </w:r>
    </w:p>
    <w:p w14:paraId="6480B6BD" w14:textId="77777777" w:rsidR="003A0B74" w:rsidRDefault="003A0B74">
      <w:pPr>
        <w:tabs>
          <w:tab w:val="left" w:pos="945"/>
        </w:tabs>
        <w:spacing w:line="360" w:lineRule="auto"/>
        <w:contextualSpacing/>
        <w:jc w:val="left"/>
        <w:rPr>
          <w:sz w:val="24"/>
        </w:rPr>
      </w:pPr>
    </w:p>
    <w:p w14:paraId="38EF4BEC" w14:textId="77777777" w:rsidR="003A0B74" w:rsidRDefault="00CD6648">
      <w:pPr>
        <w:tabs>
          <w:tab w:val="left" w:pos="945"/>
        </w:tabs>
        <w:spacing w:line="360" w:lineRule="auto"/>
        <w:contextualSpacing/>
        <w:jc w:val="left"/>
        <w:rPr>
          <w:b/>
          <w:bCs/>
          <w:sz w:val="24"/>
        </w:rPr>
      </w:pPr>
      <w:r>
        <w:rPr>
          <w:rFonts w:hint="eastAsia"/>
          <w:b/>
          <w:bCs/>
          <w:sz w:val="24"/>
        </w:rPr>
        <w:t>6</w:t>
      </w:r>
      <w:r>
        <w:rPr>
          <w:b/>
          <w:bCs/>
          <w:sz w:val="24"/>
        </w:rPr>
        <w:t xml:space="preserve">  </w:t>
      </w:r>
      <w:r>
        <w:rPr>
          <w:b/>
          <w:bCs/>
          <w:sz w:val="24"/>
        </w:rPr>
        <w:t>参考文献</w:t>
      </w:r>
    </w:p>
    <w:p w14:paraId="4F407FB7" w14:textId="77777777" w:rsidR="003A0B74" w:rsidRDefault="00CD6648">
      <w:pPr>
        <w:tabs>
          <w:tab w:val="left" w:pos="945"/>
        </w:tabs>
        <w:spacing w:line="360" w:lineRule="auto"/>
        <w:contextualSpacing/>
        <w:jc w:val="left"/>
        <w:rPr>
          <w:sz w:val="24"/>
        </w:rPr>
      </w:pPr>
      <w:r>
        <w:rPr>
          <w:sz w:val="24"/>
        </w:rPr>
        <w:t xml:space="preserve">OECD Series on Principles of Good Laboratory Practice and Compliance Monitoring No. 10: GLP Consensus Document. The Application of the </w:t>
      </w:r>
      <w:r>
        <w:rPr>
          <w:sz w:val="24"/>
        </w:rPr>
        <w:t>Principles of GLP to Computerized Systems. Environment Monograph No. 116; Environment Directorate, OECD, Paris, 1995.</w:t>
      </w:r>
    </w:p>
    <w:p w14:paraId="7870674B" w14:textId="77777777" w:rsidR="003A0B74" w:rsidRDefault="00CD6648">
      <w:pPr>
        <w:spacing w:line="360" w:lineRule="auto"/>
        <w:rPr>
          <w:rFonts w:ascii="宋体" w:hAnsi="宋体"/>
          <w:sz w:val="24"/>
        </w:rPr>
      </w:pPr>
      <w:r>
        <w:rPr>
          <w:rFonts w:ascii="宋体" w:hAnsi="宋体"/>
          <w:noProof/>
          <w:sz w:val="24"/>
        </w:rPr>
        <mc:AlternateContent>
          <mc:Choice Requires="wps">
            <w:drawing>
              <wp:anchor distT="0" distB="0" distL="114300" distR="114300" simplePos="0" relativeHeight="251659264" behindDoc="0" locked="0" layoutInCell="1" allowOverlap="1" wp14:anchorId="1D3EA287" wp14:editId="06EDE36C">
                <wp:simplePos x="0" y="0"/>
                <wp:positionH relativeFrom="column">
                  <wp:posOffset>1573530</wp:posOffset>
                </wp:positionH>
                <wp:positionV relativeFrom="paragraph">
                  <wp:posOffset>226060</wp:posOffset>
                </wp:positionV>
                <wp:extent cx="1914525" cy="635"/>
                <wp:effectExtent l="0" t="0" r="9525" b="37465"/>
                <wp:wrapNone/>
                <wp:docPr id="9" name="直线 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635"/>
                        </a:xfrm>
                        <a:prstGeom prst="line">
                          <a:avLst/>
                        </a:prstGeom>
                        <a:noFill/>
                        <a:ln w="19050">
                          <a:solidFill>
                            <a:srgbClr val="000000"/>
                          </a:solidFill>
                          <a:round/>
                        </a:ln>
                      </wps:spPr>
                      <wps:bodyPr/>
                    </wps:wsp>
                  </a:graphicData>
                </a:graphic>
              </wp:anchor>
            </w:drawing>
          </mc:Choice>
          <mc:Fallback>
            <w:pict>
              <v:line w14:anchorId="1ABD4C76" id="直线 1030"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23.9pt,17.8pt" to="274.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" strokeweight="1.5pt"/>
            </w:pict>
          </mc:Fallback>
        </mc:AlternateContent>
      </w:r>
      <w:r>
        <w:rPr>
          <w:sz w:val="24"/>
        </w:rPr>
        <w:t xml:space="preserve">                                                                                                                                    </w:t>
      </w:r>
    </w:p>
    <w:sectPr w:rsidR="003A0B74">
      <w:headerReference w:type="even" r:id="rId13"/>
      <w:headerReference w:type="default" r:id="rId14"/>
      <w:footerReference w:type="even" r:id="rId15"/>
      <w:footerReference w:type="default" r:id="rId16"/>
      <w:headerReference w:type="first" r:id="rId17"/>
      <w:footerReference w:type="first" r:id="rId18"/>
      <w:pgSz w:w="11906" w:h="16838"/>
      <w:pgMar w:top="1077" w:right="1418" w:bottom="1077" w:left="1418" w:header="850" w:footer="964" w:gutter="567"/>
      <w:pgNumType w:start="1"/>
      <w:cols w:space="720"/>
      <w:titlePg/>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9" w:author="Administrator" w:date="2023-03-20T10:44:00Z" w:initials="">
    <w:p w14:paraId="71A85D1D" w14:textId="77777777" w:rsidR="003A0B74" w:rsidRDefault="00CD6648">
      <w:pPr>
        <w:pStyle w:val="a5"/>
      </w:pPr>
      <w:r>
        <w:rPr>
          <w:rFonts w:hint="eastAsia"/>
        </w:rPr>
        <w:t>待定</w:t>
      </w:r>
    </w:p>
  </w:comment>
  <w:comment w:id="83" w:author="Administrator" w:date="2023-02-26T11:44:00Z" w:initials="">
    <w:p w14:paraId="7F256D5F" w14:textId="77777777" w:rsidR="003A0B74" w:rsidRDefault="00CD6648">
      <w:pPr>
        <w:pStyle w:val="a5"/>
      </w:pPr>
      <w:proofErr w:type="gramStart"/>
      <w:r>
        <w:rPr>
          <w:rFonts w:hint="eastAsia"/>
        </w:rPr>
        <w:t>天勤生物</w:t>
      </w:r>
      <w:proofErr w:type="gramEnd"/>
      <w:r>
        <w:rPr>
          <w:rFonts w:hint="eastAsia"/>
        </w:rPr>
        <w:t>总部</w:t>
      </w:r>
    </w:p>
  </w:comment>
  <w:comment w:id="84" w:author="kuanglinfeng" w:date="2023-03-20T16:59:00Z" w:initials="">
    <w:p w14:paraId="09FE6844" w14:textId="77777777" w:rsidR="003A0B74" w:rsidRDefault="00CD6648">
      <w:pPr>
        <w:pStyle w:val="a5"/>
      </w:pPr>
      <w:r>
        <w:rPr>
          <w:rFonts w:hint="eastAsia"/>
        </w:rPr>
        <w:t>四周</w:t>
      </w:r>
    </w:p>
  </w:comment>
  <w:comment w:id="85" w:author="kuanglinfeng" w:date="2023-03-20T17:11:00Z" w:initials="">
    <w:p w14:paraId="5324243E" w14:textId="77777777" w:rsidR="003A0B74" w:rsidRDefault="00CD6648">
      <w:pPr>
        <w:pStyle w:val="a5"/>
      </w:pPr>
      <w:r>
        <w:rPr>
          <w:rFonts w:hint="eastAsia"/>
        </w:rPr>
        <w:t>准备一份测试脚本文档，请武工、陈工帮忙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1A85D1D" w15:done="0"/>
  <w15:commentEx w15:paraId="7F256D5F" w15:done="0"/>
  <w15:commentEx w15:paraId="09FE6844" w15:done="0"/>
  <w15:commentEx w15:paraId="5324243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1A85D1D" w16cid:durableId="2C5BF83C"/>
  <w16cid:commentId w16cid:paraId="09FE6844" w16cid:durableId="2C5BF83D"/>
  <w16cid:commentId w16cid:paraId="5324243E" w16cid:durableId="2C5BF8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9E088B" w14:textId="77777777" w:rsidR="00CD6648" w:rsidRDefault="00CD6648">
      <w:r>
        <w:separator/>
      </w:r>
    </w:p>
  </w:endnote>
  <w:endnote w:type="continuationSeparator" w:id="0">
    <w:p w14:paraId="555430D8" w14:textId="77777777" w:rsidR="00CD6648" w:rsidRDefault="00CD6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E9C496" w14:textId="77777777" w:rsidR="003A0B74" w:rsidRDefault="003A0B74">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B0905" w14:textId="77777777" w:rsidR="003A0B74" w:rsidRDefault="00CD6648">
    <w:pPr>
      <w:pStyle w:val="ae"/>
      <w:pBdr>
        <w:top w:val="single" w:sz="4" w:space="1" w:color="auto"/>
      </w:pBdr>
      <w:jc w:val="distribute"/>
      <w:rPr>
        <w:sz w:val="24"/>
        <w:szCs w:val="24"/>
      </w:rPr>
    </w:pPr>
    <w:r>
      <w:rPr>
        <w:rFonts w:hint="eastAsia"/>
        <w:sz w:val="24"/>
        <w:szCs w:val="24"/>
        <w:lang w:eastAsia="zh-Hans"/>
      </w:rPr>
      <w:t>TQXS-SOP</w:t>
    </w:r>
    <w:r>
      <w:rPr>
        <w:sz w:val="24"/>
        <w:szCs w:val="24"/>
      </w:rPr>
      <w:t xml:space="preserve">-GEN-032             </w:t>
    </w:r>
    <w:r>
      <w:rPr>
        <w:bCs/>
        <w:snapToGrid w:val="0"/>
        <w:kern w:val="0"/>
        <w:sz w:val="24"/>
        <w:szCs w:val="24"/>
      </w:rPr>
      <w:t>版本</w:t>
    </w:r>
    <w:r>
      <w:rPr>
        <w:bCs/>
        <w:snapToGrid w:val="0"/>
        <w:kern w:val="0"/>
        <w:sz w:val="24"/>
        <w:szCs w:val="24"/>
      </w:rPr>
      <w:t>/</w:t>
    </w:r>
    <w:r>
      <w:rPr>
        <w:sz w:val="24"/>
        <w:szCs w:val="24"/>
      </w:rPr>
      <w:t>版次：</w:t>
    </w:r>
    <w:r>
      <w:rPr>
        <w:sz w:val="24"/>
        <w:szCs w:val="24"/>
      </w:rPr>
      <w:t>1</w:t>
    </w:r>
    <w:r>
      <w:rPr>
        <w:rFonts w:hint="eastAsia"/>
        <w:sz w:val="24"/>
        <w:szCs w:val="24"/>
      </w:rPr>
      <w:t>.</w:t>
    </w:r>
    <w:r>
      <w:rPr>
        <w:sz w:val="24"/>
        <w:szCs w:val="24"/>
      </w:rPr>
      <w:t xml:space="preserve">0         </w:t>
    </w:r>
    <w:r>
      <w:rPr>
        <w:sz w:val="24"/>
        <w:szCs w:val="24"/>
      </w:rPr>
      <w:t>第</w:t>
    </w:r>
    <w:r>
      <w:rPr>
        <w:sz w:val="24"/>
        <w:szCs w:val="24"/>
      </w:rPr>
      <w:t xml:space="preserve"> </w:t>
    </w:r>
    <w:r>
      <w:rPr>
        <w:sz w:val="24"/>
        <w:szCs w:val="24"/>
      </w:rPr>
      <w:fldChar w:fldCharType="begin"/>
    </w:r>
    <w:r>
      <w:rPr>
        <w:sz w:val="24"/>
        <w:szCs w:val="24"/>
      </w:rPr>
      <w:instrText>PAGE   \* MERGEFORMAT</w:instrText>
    </w:r>
    <w:r>
      <w:rPr>
        <w:sz w:val="24"/>
        <w:szCs w:val="24"/>
      </w:rPr>
      <w:fldChar w:fldCharType="separate"/>
    </w:r>
    <w:r>
      <w:rPr>
        <w:sz w:val="24"/>
        <w:szCs w:val="24"/>
        <w:lang w:val="zh-CN"/>
      </w:rPr>
      <w:t>1</w:t>
    </w:r>
    <w:r>
      <w:rPr>
        <w:sz w:val="24"/>
        <w:szCs w:val="24"/>
      </w:rPr>
      <w:fldChar w:fldCharType="end"/>
    </w:r>
    <w:r>
      <w:rPr>
        <w:sz w:val="24"/>
        <w:szCs w:val="24"/>
      </w:rPr>
      <w:t>页</w:t>
    </w:r>
    <w:r>
      <w:rPr>
        <w:sz w:val="24"/>
        <w:szCs w:val="24"/>
      </w:rPr>
      <w:t xml:space="preserve">  </w:t>
    </w:r>
    <w:r>
      <w:rPr>
        <w:sz w:val="24"/>
        <w:szCs w:val="24"/>
      </w:rPr>
      <w:t>共</w:t>
    </w:r>
    <w:r>
      <w:rPr>
        <w:sz w:val="24"/>
        <w:szCs w:val="24"/>
      </w:rPr>
      <w:t xml:space="preserve"> 5</w:t>
    </w:r>
    <w:r>
      <w:rPr>
        <w:sz w:val="24"/>
        <w:szCs w:val="24"/>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EA1B31" w14:textId="77777777" w:rsidR="003A0B74" w:rsidRDefault="00CD6648">
    <w:pPr>
      <w:pStyle w:val="ae"/>
      <w:pBdr>
        <w:top w:val="single" w:sz="4" w:space="1" w:color="auto"/>
      </w:pBdr>
      <w:jc w:val="distribute"/>
      <w:rPr>
        <w:sz w:val="24"/>
        <w:szCs w:val="24"/>
      </w:rPr>
    </w:pPr>
    <w:r>
      <w:rPr>
        <w:rFonts w:hint="eastAsia"/>
        <w:sz w:val="24"/>
        <w:szCs w:val="24"/>
        <w:lang w:eastAsia="zh-Hans"/>
      </w:rPr>
      <w:t>TQXS-SOP</w:t>
    </w:r>
    <w:r>
      <w:rPr>
        <w:sz w:val="24"/>
        <w:szCs w:val="24"/>
      </w:rPr>
      <w:t xml:space="preserve">-GEN-032        </w:t>
    </w:r>
    <w:r>
      <w:rPr>
        <w:bCs/>
        <w:snapToGrid w:val="0"/>
        <w:kern w:val="0"/>
        <w:sz w:val="24"/>
        <w:szCs w:val="24"/>
      </w:rPr>
      <w:t>版本</w:t>
    </w:r>
    <w:r>
      <w:rPr>
        <w:bCs/>
        <w:snapToGrid w:val="0"/>
        <w:kern w:val="0"/>
        <w:sz w:val="24"/>
        <w:szCs w:val="24"/>
      </w:rPr>
      <w:t>/</w:t>
    </w:r>
    <w:r>
      <w:rPr>
        <w:sz w:val="24"/>
        <w:szCs w:val="24"/>
      </w:rPr>
      <w:t>版次：</w:t>
    </w:r>
    <w:r>
      <w:rPr>
        <w:sz w:val="24"/>
        <w:szCs w:val="24"/>
      </w:rPr>
      <w:t>1</w:t>
    </w:r>
    <w:r>
      <w:rPr>
        <w:rFonts w:hint="eastAsia"/>
        <w:sz w:val="24"/>
        <w:szCs w:val="24"/>
      </w:rPr>
      <w:t>.</w:t>
    </w:r>
    <w:r>
      <w:rPr>
        <w:sz w:val="24"/>
        <w:szCs w:val="24"/>
      </w:rPr>
      <w:t xml:space="preserve">0         </w:t>
    </w:r>
    <w:r>
      <w:rPr>
        <w:sz w:val="24"/>
        <w:szCs w:val="24"/>
      </w:rPr>
      <w:t>第</w:t>
    </w:r>
    <w:r>
      <w:rPr>
        <w:sz w:val="24"/>
        <w:szCs w:val="24"/>
      </w:rPr>
      <w:t xml:space="preserve"> 1</w:t>
    </w:r>
    <w:r>
      <w:rPr>
        <w:sz w:val="24"/>
        <w:szCs w:val="24"/>
      </w:rPr>
      <w:t>页</w:t>
    </w:r>
    <w:r>
      <w:rPr>
        <w:sz w:val="24"/>
        <w:szCs w:val="24"/>
      </w:rPr>
      <w:t xml:space="preserve">  </w:t>
    </w:r>
    <w:r>
      <w:rPr>
        <w:sz w:val="24"/>
        <w:szCs w:val="24"/>
      </w:rPr>
      <w:t>共</w:t>
    </w:r>
    <w:r>
      <w:rPr>
        <w:sz w:val="24"/>
        <w:szCs w:val="24"/>
      </w:rPr>
      <w:t xml:space="preserve"> </w:t>
    </w:r>
    <w:r>
      <w:rPr>
        <w:rFonts w:hint="eastAsia"/>
        <w:sz w:val="24"/>
        <w:szCs w:val="24"/>
      </w:rPr>
      <w:t>5</w:t>
    </w:r>
    <w:r>
      <w:rPr>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FAF44B" w14:textId="77777777" w:rsidR="00CD6648" w:rsidRDefault="00CD6648">
      <w:r>
        <w:separator/>
      </w:r>
    </w:p>
  </w:footnote>
  <w:footnote w:type="continuationSeparator" w:id="0">
    <w:p w14:paraId="6E632678" w14:textId="77777777" w:rsidR="00CD6648" w:rsidRDefault="00CD6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957EB" w14:textId="77777777" w:rsidR="003A0B74" w:rsidRDefault="003A0B74">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0F1EC8" w14:textId="77777777" w:rsidR="003A0B74" w:rsidRDefault="00CD6648">
    <w:pPr>
      <w:pStyle w:val="af0"/>
      <w:pBdr>
        <w:bottom w:val="single" w:sz="4" w:space="1" w:color="auto"/>
      </w:pBdr>
      <w:tabs>
        <w:tab w:val="clear" w:pos="4153"/>
        <w:tab w:val="clear" w:pos="8306"/>
        <w:tab w:val="left" w:pos="2025"/>
      </w:tabs>
      <w:jc w:val="both"/>
    </w:pPr>
    <w:r>
      <w:rPr>
        <w:noProof/>
      </w:rPr>
      <w:drawing>
        <wp:inline distT="0" distB="0" distL="114300" distR="114300" wp14:anchorId="6F3A598F" wp14:editId="2C8AAD0D">
          <wp:extent cx="1151890" cy="288290"/>
          <wp:effectExtent l="0" t="0" r="10160" b="165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stretch>
                    <a:fillRect/>
                  </a:stretch>
                </pic:blipFill>
                <pic:spPr>
                  <a:xfrm>
                    <a:off x="0" y="0"/>
                    <a:ext cx="1151890" cy="28829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43924" w14:textId="77777777" w:rsidR="003A0B74" w:rsidRDefault="003A0B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D97F48"/>
    <w:multiLevelType w:val="multilevel"/>
    <w:tmpl w:val="6DD97F48"/>
    <w:lvl w:ilvl="0">
      <w:start w:val="1"/>
      <w:numFmt w:val="upperRoman"/>
      <w:lvlText w:val="第 %1 条"/>
      <w:lvlJc w:val="left"/>
      <w:pPr>
        <w:tabs>
          <w:tab w:val="left" w:pos="1440"/>
        </w:tabs>
        <w:ind w:left="0" w:firstLine="0"/>
      </w:pPr>
    </w:lvl>
    <w:lvl w:ilvl="1">
      <w:start w:val="1"/>
      <w:numFmt w:val="decimalZero"/>
      <w:pStyle w:val="2"/>
      <w:isLgl/>
      <w:lvlText w:val="节 %1.%2"/>
      <w:lvlJc w:val="left"/>
      <w:pPr>
        <w:tabs>
          <w:tab w:val="left" w:pos="720"/>
        </w:tabs>
        <w:ind w:left="0" w:firstLine="0"/>
      </w:pPr>
    </w:lvl>
    <w:lvl w:ilvl="2">
      <w:start w:val="1"/>
      <w:numFmt w:val="lowerLetter"/>
      <w:lvlText w:val="(%3)"/>
      <w:lvlJc w:val="left"/>
      <w:pPr>
        <w:tabs>
          <w:tab w:val="left" w:pos="720"/>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c">
    <w15:presenceInfo w15:providerId="None" w15:userId="cc"/>
  </w15:person>
  <w15:person w15:author="Administrator">
    <w15:presenceInfo w15:providerId="Windows Live" w15:userId="b33ca5bab2cd82c7"/>
  </w15:person>
  <w15:person w15:author="kuanglinfeng">
    <w15:presenceInfo w15:providerId="None" w15:userId="kuanglinf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U4MmRlNGEzOGVkNzQwZTJiZDJjYzAyMDRiNWRmY2IifQ=="/>
  </w:docVars>
  <w:rsids>
    <w:rsidRoot w:val="007A38E5"/>
    <w:rsid w:val="00014D80"/>
    <w:rsid w:val="00020130"/>
    <w:rsid w:val="00025019"/>
    <w:rsid w:val="000310CF"/>
    <w:rsid w:val="000325A1"/>
    <w:rsid w:val="000338CF"/>
    <w:rsid w:val="000434CD"/>
    <w:rsid w:val="00050CBD"/>
    <w:rsid w:val="00054557"/>
    <w:rsid w:val="00067CD2"/>
    <w:rsid w:val="000835AE"/>
    <w:rsid w:val="00087E52"/>
    <w:rsid w:val="000B04AB"/>
    <w:rsid w:val="000D349A"/>
    <w:rsid w:val="000F7071"/>
    <w:rsid w:val="001132FA"/>
    <w:rsid w:val="00113BF2"/>
    <w:rsid w:val="001145C8"/>
    <w:rsid w:val="001223B9"/>
    <w:rsid w:val="00147395"/>
    <w:rsid w:val="00151FE1"/>
    <w:rsid w:val="00157843"/>
    <w:rsid w:val="00181BE7"/>
    <w:rsid w:val="00195C7E"/>
    <w:rsid w:val="001B7A7A"/>
    <w:rsid w:val="001C4619"/>
    <w:rsid w:val="001F56C3"/>
    <w:rsid w:val="00252424"/>
    <w:rsid w:val="00253E79"/>
    <w:rsid w:val="00263C9E"/>
    <w:rsid w:val="00267D8D"/>
    <w:rsid w:val="002720C4"/>
    <w:rsid w:val="002772FC"/>
    <w:rsid w:val="002A4823"/>
    <w:rsid w:val="002A6C13"/>
    <w:rsid w:val="002B3058"/>
    <w:rsid w:val="002C0217"/>
    <w:rsid w:val="002C4EE9"/>
    <w:rsid w:val="002D2C2D"/>
    <w:rsid w:val="002F38A0"/>
    <w:rsid w:val="00306949"/>
    <w:rsid w:val="00322944"/>
    <w:rsid w:val="00323D73"/>
    <w:rsid w:val="00330514"/>
    <w:rsid w:val="00337EAB"/>
    <w:rsid w:val="00341F87"/>
    <w:rsid w:val="0034427E"/>
    <w:rsid w:val="003549C7"/>
    <w:rsid w:val="00355C98"/>
    <w:rsid w:val="00360ED5"/>
    <w:rsid w:val="00380A19"/>
    <w:rsid w:val="00384DEE"/>
    <w:rsid w:val="00396ED3"/>
    <w:rsid w:val="003A0B74"/>
    <w:rsid w:val="003A4690"/>
    <w:rsid w:val="003C76BE"/>
    <w:rsid w:val="003D675A"/>
    <w:rsid w:val="003F0908"/>
    <w:rsid w:val="003F26EA"/>
    <w:rsid w:val="00400B47"/>
    <w:rsid w:val="00410140"/>
    <w:rsid w:val="004361F9"/>
    <w:rsid w:val="0046087D"/>
    <w:rsid w:val="00463018"/>
    <w:rsid w:val="00467A6D"/>
    <w:rsid w:val="00480005"/>
    <w:rsid w:val="00484429"/>
    <w:rsid w:val="00493994"/>
    <w:rsid w:val="00493A4F"/>
    <w:rsid w:val="004C4787"/>
    <w:rsid w:val="004D0402"/>
    <w:rsid w:val="004D740B"/>
    <w:rsid w:val="004E4C69"/>
    <w:rsid w:val="004F4B82"/>
    <w:rsid w:val="0051631C"/>
    <w:rsid w:val="00526AA1"/>
    <w:rsid w:val="0053028C"/>
    <w:rsid w:val="00575597"/>
    <w:rsid w:val="005A2A30"/>
    <w:rsid w:val="005A7ECB"/>
    <w:rsid w:val="005B0358"/>
    <w:rsid w:val="005B0EC5"/>
    <w:rsid w:val="005D1238"/>
    <w:rsid w:val="005D27C6"/>
    <w:rsid w:val="005D6A85"/>
    <w:rsid w:val="005F0559"/>
    <w:rsid w:val="00602E7E"/>
    <w:rsid w:val="00611184"/>
    <w:rsid w:val="00635263"/>
    <w:rsid w:val="00647002"/>
    <w:rsid w:val="00647489"/>
    <w:rsid w:val="00656F1A"/>
    <w:rsid w:val="00665542"/>
    <w:rsid w:val="006658B4"/>
    <w:rsid w:val="00673784"/>
    <w:rsid w:val="006821BF"/>
    <w:rsid w:val="006836FF"/>
    <w:rsid w:val="006859F6"/>
    <w:rsid w:val="006A04C3"/>
    <w:rsid w:val="006A5F46"/>
    <w:rsid w:val="006A7195"/>
    <w:rsid w:val="006B4F5D"/>
    <w:rsid w:val="006B6E68"/>
    <w:rsid w:val="006C724C"/>
    <w:rsid w:val="006D24DD"/>
    <w:rsid w:val="006D405A"/>
    <w:rsid w:val="0071080A"/>
    <w:rsid w:val="00716B6C"/>
    <w:rsid w:val="00730D51"/>
    <w:rsid w:val="007351DA"/>
    <w:rsid w:val="007363D9"/>
    <w:rsid w:val="0074740E"/>
    <w:rsid w:val="00756A9B"/>
    <w:rsid w:val="00757729"/>
    <w:rsid w:val="00757924"/>
    <w:rsid w:val="00762B1C"/>
    <w:rsid w:val="007652A8"/>
    <w:rsid w:val="00782E43"/>
    <w:rsid w:val="0079262E"/>
    <w:rsid w:val="00793E04"/>
    <w:rsid w:val="007958ED"/>
    <w:rsid w:val="007A01BC"/>
    <w:rsid w:val="007A38E5"/>
    <w:rsid w:val="007A4422"/>
    <w:rsid w:val="007A5449"/>
    <w:rsid w:val="007B2645"/>
    <w:rsid w:val="007E475E"/>
    <w:rsid w:val="007F30B7"/>
    <w:rsid w:val="00807D11"/>
    <w:rsid w:val="00810C6F"/>
    <w:rsid w:val="00811D88"/>
    <w:rsid w:val="00817CD6"/>
    <w:rsid w:val="0082079F"/>
    <w:rsid w:val="008311E9"/>
    <w:rsid w:val="00844A75"/>
    <w:rsid w:val="008518D5"/>
    <w:rsid w:val="00864271"/>
    <w:rsid w:val="0089584F"/>
    <w:rsid w:val="008A7F2E"/>
    <w:rsid w:val="008B59C8"/>
    <w:rsid w:val="008C30B8"/>
    <w:rsid w:val="008C3D5F"/>
    <w:rsid w:val="008C6EB6"/>
    <w:rsid w:val="008D0D75"/>
    <w:rsid w:val="008E071A"/>
    <w:rsid w:val="008E1497"/>
    <w:rsid w:val="008E3DA9"/>
    <w:rsid w:val="008F167F"/>
    <w:rsid w:val="008F384C"/>
    <w:rsid w:val="008F6C79"/>
    <w:rsid w:val="008F745C"/>
    <w:rsid w:val="009131A8"/>
    <w:rsid w:val="0091576D"/>
    <w:rsid w:val="0091671F"/>
    <w:rsid w:val="00923945"/>
    <w:rsid w:val="00924C16"/>
    <w:rsid w:val="00925252"/>
    <w:rsid w:val="0094184A"/>
    <w:rsid w:val="00950A02"/>
    <w:rsid w:val="00961091"/>
    <w:rsid w:val="00971474"/>
    <w:rsid w:val="00974FF6"/>
    <w:rsid w:val="009842F0"/>
    <w:rsid w:val="00984F4E"/>
    <w:rsid w:val="00991C43"/>
    <w:rsid w:val="0099209C"/>
    <w:rsid w:val="009A6A02"/>
    <w:rsid w:val="009A6A74"/>
    <w:rsid w:val="009B4382"/>
    <w:rsid w:val="009C02A2"/>
    <w:rsid w:val="009C5A68"/>
    <w:rsid w:val="009C76D4"/>
    <w:rsid w:val="009D0BF3"/>
    <w:rsid w:val="009D7CC0"/>
    <w:rsid w:val="009E053C"/>
    <w:rsid w:val="009E522F"/>
    <w:rsid w:val="009F1055"/>
    <w:rsid w:val="009F5C91"/>
    <w:rsid w:val="009F789C"/>
    <w:rsid w:val="00A20A9E"/>
    <w:rsid w:val="00A23655"/>
    <w:rsid w:val="00A61441"/>
    <w:rsid w:val="00A632DF"/>
    <w:rsid w:val="00A641D4"/>
    <w:rsid w:val="00A759D0"/>
    <w:rsid w:val="00A9252C"/>
    <w:rsid w:val="00A945D0"/>
    <w:rsid w:val="00AA22F9"/>
    <w:rsid w:val="00AA5458"/>
    <w:rsid w:val="00AB1924"/>
    <w:rsid w:val="00AB26D8"/>
    <w:rsid w:val="00AB55BE"/>
    <w:rsid w:val="00AC6632"/>
    <w:rsid w:val="00AE055F"/>
    <w:rsid w:val="00AE129D"/>
    <w:rsid w:val="00AF2670"/>
    <w:rsid w:val="00B05080"/>
    <w:rsid w:val="00B161A5"/>
    <w:rsid w:val="00B244E6"/>
    <w:rsid w:val="00B27770"/>
    <w:rsid w:val="00B3354C"/>
    <w:rsid w:val="00B4253A"/>
    <w:rsid w:val="00B505AC"/>
    <w:rsid w:val="00B50CBF"/>
    <w:rsid w:val="00B60148"/>
    <w:rsid w:val="00B66DA7"/>
    <w:rsid w:val="00B84543"/>
    <w:rsid w:val="00B92D7E"/>
    <w:rsid w:val="00BA511C"/>
    <w:rsid w:val="00BC0E3F"/>
    <w:rsid w:val="00BC1239"/>
    <w:rsid w:val="00BE0000"/>
    <w:rsid w:val="00BF3C9E"/>
    <w:rsid w:val="00C15804"/>
    <w:rsid w:val="00C30145"/>
    <w:rsid w:val="00C35ED4"/>
    <w:rsid w:val="00C434CC"/>
    <w:rsid w:val="00C522C0"/>
    <w:rsid w:val="00C53199"/>
    <w:rsid w:val="00C55188"/>
    <w:rsid w:val="00C83AA6"/>
    <w:rsid w:val="00CD27E0"/>
    <w:rsid w:val="00CD6648"/>
    <w:rsid w:val="00CD6DF6"/>
    <w:rsid w:val="00CE2485"/>
    <w:rsid w:val="00CF75BB"/>
    <w:rsid w:val="00D129DE"/>
    <w:rsid w:val="00D13C8C"/>
    <w:rsid w:val="00D21CCB"/>
    <w:rsid w:val="00D21E26"/>
    <w:rsid w:val="00D47554"/>
    <w:rsid w:val="00D56179"/>
    <w:rsid w:val="00D91CBE"/>
    <w:rsid w:val="00D97FE3"/>
    <w:rsid w:val="00DB1A50"/>
    <w:rsid w:val="00DB3A71"/>
    <w:rsid w:val="00DB6B5B"/>
    <w:rsid w:val="00DC7BE5"/>
    <w:rsid w:val="00DD548F"/>
    <w:rsid w:val="00DE089B"/>
    <w:rsid w:val="00DE2677"/>
    <w:rsid w:val="00E13983"/>
    <w:rsid w:val="00E26E81"/>
    <w:rsid w:val="00E35E54"/>
    <w:rsid w:val="00E470EB"/>
    <w:rsid w:val="00E5224A"/>
    <w:rsid w:val="00E63DA5"/>
    <w:rsid w:val="00E656D8"/>
    <w:rsid w:val="00E66D6C"/>
    <w:rsid w:val="00E67B85"/>
    <w:rsid w:val="00E74EAA"/>
    <w:rsid w:val="00E833DE"/>
    <w:rsid w:val="00E83862"/>
    <w:rsid w:val="00E83F84"/>
    <w:rsid w:val="00EA556C"/>
    <w:rsid w:val="00EA7928"/>
    <w:rsid w:val="00EB3DF2"/>
    <w:rsid w:val="00EB4756"/>
    <w:rsid w:val="00EB4C9B"/>
    <w:rsid w:val="00EC52D8"/>
    <w:rsid w:val="00EE029F"/>
    <w:rsid w:val="00EE198F"/>
    <w:rsid w:val="00EE5657"/>
    <w:rsid w:val="00EF3247"/>
    <w:rsid w:val="00F13847"/>
    <w:rsid w:val="00F22351"/>
    <w:rsid w:val="00F226E3"/>
    <w:rsid w:val="00F2569F"/>
    <w:rsid w:val="00F2591F"/>
    <w:rsid w:val="00F402C8"/>
    <w:rsid w:val="00F5011B"/>
    <w:rsid w:val="00FA6182"/>
    <w:rsid w:val="00FB0B3F"/>
    <w:rsid w:val="00FB65B6"/>
    <w:rsid w:val="00FB6FBF"/>
    <w:rsid w:val="00FC3A9B"/>
    <w:rsid w:val="00FC753A"/>
    <w:rsid w:val="00FF23B6"/>
    <w:rsid w:val="2042200E"/>
    <w:rsid w:val="22AC779D"/>
    <w:rsid w:val="234D6B00"/>
    <w:rsid w:val="2E0E77E6"/>
    <w:rsid w:val="3D8F3E61"/>
    <w:rsid w:val="44BD00F6"/>
    <w:rsid w:val="469F4AAA"/>
    <w:rsid w:val="46C27FEA"/>
    <w:rsid w:val="5EB7EB55"/>
    <w:rsid w:val="64E175D3"/>
    <w:rsid w:val="680B5540"/>
    <w:rsid w:val="6BEA49E2"/>
    <w:rsid w:val="794E4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5:docId w15:val="{ECAFEB82-113A-41D4-A07F-CF228EA5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uiPriority="0" w:qFormat="1"/>
    <w:lsdException w:name="header"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rFonts w:ascii="Calibri" w:hAnsi="Calibri"/>
      <w:b/>
      <w:bCs/>
      <w:kern w:val="44"/>
      <w:sz w:val="44"/>
      <w:szCs w:val="44"/>
    </w:rPr>
  </w:style>
  <w:style w:type="paragraph" w:styleId="2">
    <w:name w:val="heading 2"/>
    <w:basedOn w:val="a"/>
    <w:next w:val="a0"/>
    <w:link w:val="20"/>
    <w:uiPriority w:val="9"/>
    <w:unhideWhenUsed/>
    <w:qFormat/>
    <w:pPr>
      <w:keepNext/>
      <w:numPr>
        <w:ilvl w:val="1"/>
        <w:numId w:val="1"/>
      </w:numPr>
      <w:tabs>
        <w:tab w:val="clear" w:pos="720"/>
        <w:tab w:val="left" w:pos="1440"/>
      </w:tabs>
      <w:outlineLvl w:val="1"/>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rPr>
      <w:rFonts w:eastAsia="仿宋_GB2312"/>
      <w:spacing w:val="24"/>
      <w:sz w:val="28"/>
      <w:szCs w:val="20"/>
    </w:rPr>
  </w:style>
  <w:style w:type="paragraph" w:styleId="TOC7">
    <w:name w:val="toc 7"/>
    <w:basedOn w:val="a"/>
    <w:next w:val="a"/>
    <w:qFormat/>
    <w:pPr>
      <w:ind w:left="1260"/>
      <w:jc w:val="left"/>
    </w:pPr>
    <w:rPr>
      <w:rFonts w:ascii="Calibri" w:hAnsi="Calibri" w:cs="Calibri"/>
      <w:sz w:val="18"/>
      <w:szCs w:val="18"/>
    </w:rPr>
  </w:style>
  <w:style w:type="paragraph" w:styleId="a4">
    <w:name w:val="caption"/>
    <w:basedOn w:val="a"/>
    <w:next w:val="a"/>
    <w:qFormat/>
    <w:rPr>
      <w:rFonts w:ascii="Cambria" w:eastAsia="黑体" w:hAnsi="Cambria"/>
      <w:sz w:val="20"/>
      <w:szCs w:val="20"/>
    </w:rPr>
  </w:style>
  <w:style w:type="paragraph" w:styleId="a5">
    <w:name w:val="annotation text"/>
    <w:basedOn w:val="a"/>
    <w:link w:val="a6"/>
    <w:qFormat/>
    <w:pPr>
      <w:jc w:val="left"/>
    </w:pPr>
  </w:style>
  <w:style w:type="paragraph" w:styleId="a7">
    <w:name w:val="Body Text Indent"/>
    <w:basedOn w:val="a"/>
    <w:qFormat/>
    <w:pPr>
      <w:spacing w:line="360" w:lineRule="auto"/>
      <w:ind w:firstLineChars="196" w:firstLine="470"/>
    </w:pPr>
    <w:rPr>
      <w:rFonts w:ascii="宋体" w:hAnsi="宋体"/>
      <w:sz w:val="24"/>
    </w:rPr>
  </w:style>
  <w:style w:type="paragraph" w:styleId="TOC5">
    <w:name w:val="toc 5"/>
    <w:basedOn w:val="a"/>
    <w:next w:val="a"/>
    <w:qFormat/>
    <w:pPr>
      <w:ind w:left="840"/>
      <w:jc w:val="left"/>
    </w:pPr>
    <w:rPr>
      <w:rFonts w:ascii="Calibri" w:hAnsi="Calibri" w:cs="Calibri"/>
      <w:sz w:val="18"/>
      <w:szCs w:val="18"/>
    </w:rPr>
  </w:style>
  <w:style w:type="paragraph" w:styleId="TOC3">
    <w:name w:val="toc 3"/>
    <w:basedOn w:val="a"/>
    <w:next w:val="a"/>
    <w:qFormat/>
    <w:pPr>
      <w:ind w:left="420"/>
      <w:jc w:val="left"/>
    </w:pPr>
    <w:rPr>
      <w:rFonts w:ascii="Calibri" w:hAnsi="Calibri" w:cs="Calibri"/>
      <w:i/>
      <w:iCs/>
      <w:sz w:val="20"/>
      <w:szCs w:val="20"/>
    </w:rPr>
  </w:style>
  <w:style w:type="paragraph" w:styleId="a8">
    <w:name w:val="Plain Text"/>
    <w:basedOn w:val="a"/>
    <w:link w:val="a9"/>
    <w:qFormat/>
    <w:rPr>
      <w:rFonts w:ascii="宋体" w:hAnsi="Courier New"/>
      <w:szCs w:val="21"/>
    </w:rPr>
  </w:style>
  <w:style w:type="paragraph" w:styleId="TOC8">
    <w:name w:val="toc 8"/>
    <w:basedOn w:val="a"/>
    <w:next w:val="a"/>
    <w:qFormat/>
    <w:pPr>
      <w:ind w:left="1470"/>
      <w:jc w:val="left"/>
    </w:pPr>
    <w:rPr>
      <w:rFonts w:ascii="Calibri" w:hAnsi="Calibri" w:cs="Calibri"/>
      <w:sz w:val="18"/>
      <w:szCs w:val="18"/>
    </w:rPr>
  </w:style>
  <w:style w:type="paragraph" w:styleId="aa">
    <w:name w:val="Date"/>
    <w:basedOn w:val="a"/>
    <w:next w:val="a"/>
    <w:link w:val="ab"/>
    <w:qFormat/>
    <w:pPr>
      <w:ind w:leftChars="2500" w:left="100"/>
    </w:pPr>
    <w:rPr>
      <w:rFonts w:ascii="Calibri" w:hAnsi="Calibri"/>
      <w:szCs w:val="22"/>
    </w:rPr>
  </w:style>
  <w:style w:type="paragraph" w:styleId="21">
    <w:name w:val="Body Text Indent 2"/>
    <w:basedOn w:val="a"/>
    <w:link w:val="22"/>
    <w:uiPriority w:val="99"/>
    <w:unhideWhenUsed/>
    <w:qFormat/>
    <w:pPr>
      <w:spacing w:after="120" w:line="480" w:lineRule="auto"/>
      <w:ind w:leftChars="200" w:left="420"/>
    </w:pPr>
  </w:style>
  <w:style w:type="paragraph" w:styleId="ac">
    <w:name w:val="Balloon Text"/>
    <w:basedOn w:val="a"/>
    <w:link w:val="ad"/>
    <w:qFormat/>
    <w:rPr>
      <w:rFonts w:ascii="Calibri" w:hAnsi="Calibri"/>
      <w:sz w:val="18"/>
      <w:szCs w:val="18"/>
    </w:rPr>
  </w:style>
  <w:style w:type="paragraph" w:styleId="ae">
    <w:name w:val="footer"/>
    <w:basedOn w:val="a"/>
    <w:link w:val="af"/>
    <w:qFormat/>
    <w:pPr>
      <w:tabs>
        <w:tab w:val="center" w:pos="4153"/>
        <w:tab w:val="right" w:pos="8306"/>
      </w:tabs>
      <w:snapToGrid w:val="0"/>
      <w:jc w:val="left"/>
    </w:pPr>
    <w:rPr>
      <w:sz w:val="18"/>
      <w:szCs w:val="18"/>
    </w:rPr>
  </w:style>
  <w:style w:type="paragraph" w:styleId="af0">
    <w:name w:val="header"/>
    <w:basedOn w:val="a"/>
    <w:link w:val="af1"/>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pPr>
      <w:tabs>
        <w:tab w:val="right" w:leader="dot" w:pos="8302"/>
      </w:tabs>
      <w:spacing w:before="120" w:after="120"/>
      <w:ind w:leftChars="300" w:left="630" w:rightChars="1000" w:right="2100"/>
      <w:jc w:val="center"/>
    </w:pPr>
    <w:rPr>
      <w:rFonts w:ascii="Calibri" w:hAnsi="Calibri" w:cs="Calibri"/>
      <w:b/>
      <w:bCs/>
      <w:caps/>
      <w:sz w:val="20"/>
      <w:szCs w:val="20"/>
    </w:rPr>
  </w:style>
  <w:style w:type="paragraph" w:styleId="TOC4">
    <w:name w:val="toc 4"/>
    <w:basedOn w:val="a"/>
    <w:next w:val="a"/>
    <w:qFormat/>
    <w:pPr>
      <w:ind w:left="630"/>
      <w:jc w:val="left"/>
    </w:pPr>
    <w:rPr>
      <w:rFonts w:ascii="Calibri" w:hAnsi="Calibri" w:cs="Calibri"/>
      <w:sz w:val="18"/>
      <w:szCs w:val="18"/>
    </w:rPr>
  </w:style>
  <w:style w:type="paragraph" w:styleId="TOC6">
    <w:name w:val="toc 6"/>
    <w:basedOn w:val="a"/>
    <w:next w:val="a"/>
    <w:qFormat/>
    <w:pPr>
      <w:ind w:left="1050"/>
      <w:jc w:val="left"/>
    </w:pPr>
    <w:rPr>
      <w:rFonts w:ascii="Calibri" w:hAnsi="Calibri" w:cs="Calibri"/>
      <w:sz w:val="18"/>
      <w:szCs w:val="18"/>
    </w:rPr>
  </w:style>
  <w:style w:type="paragraph" w:styleId="TOC2">
    <w:name w:val="toc 2"/>
    <w:basedOn w:val="a"/>
    <w:next w:val="a"/>
    <w:qFormat/>
    <w:pPr>
      <w:ind w:left="210"/>
      <w:jc w:val="left"/>
    </w:pPr>
    <w:rPr>
      <w:rFonts w:ascii="Calibri" w:hAnsi="Calibri" w:cs="Calibri"/>
      <w:smallCaps/>
      <w:sz w:val="20"/>
      <w:szCs w:val="20"/>
    </w:rPr>
  </w:style>
  <w:style w:type="paragraph" w:styleId="TOC9">
    <w:name w:val="toc 9"/>
    <w:basedOn w:val="a"/>
    <w:next w:val="a"/>
    <w:qFormat/>
    <w:pPr>
      <w:ind w:left="1680"/>
      <w:jc w:val="left"/>
    </w:pPr>
    <w:rPr>
      <w:rFonts w:ascii="Calibri" w:hAnsi="Calibri" w:cs="Calibri"/>
      <w:sz w:val="18"/>
      <w:szCs w:val="18"/>
    </w:rPr>
  </w:style>
  <w:style w:type="paragraph" w:styleId="af2">
    <w:name w:val="Normal (Web)"/>
    <w:basedOn w:val="a"/>
    <w:qFormat/>
    <w:pPr>
      <w:widowControl/>
      <w:spacing w:before="100" w:beforeAutospacing="1" w:after="100" w:afterAutospacing="1"/>
      <w:jc w:val="left"/>
    </w:pPr>
    <w:rPr>
      <w:rFonts w:ascii="宋体" w:hAnsi="宋体" w:cs="宋体"/>
      <w:kern w:val="0"/>
      <w:sz w:val="24"/>
    </w:rPr>
  </w:style>
  <w:style w:type="paragraph" w:styleId="af3">
    <w:name w:val="annotation subject"/>
    <w:basedOn w:val="a5"/>
    <w:next w:val="a5"/>
    <w:link w:val="af4"/>
    <w:qFormat/>
  </w:style>
  <w:style w:type="character" w:styleId="af5">
    <w:name w:val="page number"/>
    <w:basedOn w:val="a1"/>
    <w:qFormat/>
  </w:style>
  <w:style w:type="character" w:styleId="af6">
    <w:name w:val="Hyperlink"/>
    <w:qFormat/>
    <w:rPr>
      <w:color w:val="000000"/>
      <w:u w:val="none"/>
    </w:rPr>
  </w:style>
  <w:style w:type="character" w:styleId="af7">
    <w:name w:val="annotation reference"/>
    <w:qFormat/>
    <w:rPr>
      <w:sz w:val="21"/>
      <w:szCs w:val="21"/>
    </w:rPr>
  </w:style>
  <w:style w:type="paragraph" w:customStyle="1" w:styleId="font2">
    <w:name w:val="font2"/>
    <w:basedOn w:val="a"/>
    <w:qFormat/>
    <w:pPr>
      <w:widowControl/>
      <w:spacing w:before="100" w:beforeAutospacing="1" w:after="100" w:afterAutospacing="1"/>
      <w:jc w:val="left"/>
    </w:pPr>
    <w:rPr>
      <w:rFonts w:ascii="宋体" w:hAnsi="宋体" w:cs="宋体"/>
      <w:color w:val="333333"/>
      <w:kern w:val="0"/>
      <w:sz w:val="24"/>
    </w:rPr>
  </w:style>
  <w:style w:type="paragraph" w:customStyle="1" w:styleId="Char">
    <w:name w:val="Char"/>
    <w:basedOn w:val="a"/>
    <w:qFormat/>
    <w:pPr>
      <w:snapToGrid w:val="0"/>
      <w:spacing w:line="360" w:lineRule="auto"/>
    </w:pPr>
    <w:rPr>
      <w:rFonts w:ascii="宋体" w:hAnsi="宋体"/>
      <w:sz w:val="24"/>
    </w:rPr>
  </w:style>
  <w:style w:type="paragraph" w:customStyle="1" w:styleId="af8">
    <w:name w:val="È¡ÀÊ¡ÎÄ¡À¾"/>
    <w:basedOn w:val="a"/>
    <w:qFormat/>
    <w:pPr>
      <w:widowControl/>
      <w:overflowPunct w:val="0"/>
      <w:autoSpaceDE w:val="0"/>
      <w:autoSpaceDN w:val="0"/>
      <w:adjustRightInd w:val="0"/>
      <w:jc w:val="left"/>
      <w:textAlignment w:val="baseline"/>
    </w:pPr>
    <w:rPr>
      <w:kern w:val="0"/>
      <w:sz w:val="24"/>
      <w:szCs w:val="20"/>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11">
    <w:name w:val="列表段落1"/>
    <w:basedOn w:val="a"/>
    <w:qFormat/>
    <w:pPr>
      <w:ind w:firstLineChars="200" w:firstLine="420"/>
    </w:pPr>
    <w:rPr>
      <w:rFonts w:ascii="Calibri" w:hAnsi="Calibri"/>
      <w:szCs w:val="22"/>
    </w:rPr>
  </w:style>
  <w:style w:type="paragraph" w:customStyle="1" w:styleId="12">
    <w:name w:val="正文缩进1"/>
    <w:basedOn w:val="a"/>
    <w:qFormat/>
    <w:pPr>
      <w:ind w:firstLine="420"/>
    </w:pPr>
    <w:rPr>
      <w:rFonts w:eastAsia="仿宋_GB2312"/>
      <w:spacing w:val="24"/>
      <w:sz w:val="28"/>
      <w:szCs w:val="20"/>
    </w:rPr>
  </w:style>
  <w:style w:type="character" w:customStyle="1" w:styleId="af1">
    <w:name w:val="页眉 字符"/>
    <w:link w:val="af0"/>
    <w:uiPriority w:val="99"/>
    <w:qFormat/>
    <w:rPr>
      <w:kern w:val="2"/>
      <w:sz w:val="18"/>
      <w:szCs w:val="18"/>
    </w:rPr>
  </w:style>
  <w:style w:type="character" w:customStyle="1" w:styleId="22">
    <w:name w:val="正文文本缩进 2 字符"/>
    <w:link w:val="21"/>
    <w:uiPriority w:val="99"/>
    <w:semiHidden/>
    <w:qFormat/>
    <w:rPr>
      <w:kern w:val="2"/>
      <w:sz w:val="21"/>
      <w:szCs w:val="24"/>
    </w:rPr>
  </w:style>
  <w:style w:type="character" w:customStyle="1" w:styleId="20">
    <w:name w:val="标题 2 字符"/>
    <w:link w:val="2"/>
    <w:qFormat/>
    <w:rPr>
      <w:b/>
    </w:rPr>
  </w:style>
  <w:style w:type="character" w:customStyle="1" w:styleId="af4">
    <w:name w:val="批注主题 字符"/>
    <w:basedOn w:val="a6"/>
    <w:link w:val="af3"/>
    <w:qFormat/>
    <w:rPr>
      <w:kern w:val="2"/>
      <w:sz w:val="21"/>
      <w:szCs w:val="24"/>
    </w:rPr>
  </w:style>
  <w:style w:type="character" w:customStyle="1" w:styleId="a6">
    <w:name w:val="批注文字 字符"/>
    <w:link w:val="a5"/>
    <w:qFormat/>
    <w:rPr>
      <w:kern w:val="2"/>
      <w:sz w:val="21"/>
      <w:szCs w:val="24"/>
    </w:rPr>
  </w:style>
  <w:style w:type="character" w:customStyle="1" w:styleId="ad">
    <w:name w:val="批注框文本 字符"/>
    <w:link w:val="ac"/>
    <w:qFormat/>
    <w:rPr>
      <w:rFonts w:ascii="Calibri" w:eastAsia="宋体" w:hAnsi="Calibri" w:cs="Times New Roman"/>
      <w:kern w:val="2"/>
      <w:sz w:val="18"/>
      <w:szCs w:val="18"/>
    </w:rPr>
  </w:style>
  <w:style w:type="character" w:customStyle="1" w:styleId="10">
    <w:name w:val="标题 1 字符"/>
    <w:link w:val="1"/>
    <w:qFormat/>
    <w:rPr>
      <w:rFonts w:ascii="Calibri" w:eastAsia="宋体" w:hAnsi="Calibri" w:cs="Times New Roman"/>
      <w:b/>
      <w:bCs/>
      <w:kern w:val="44"/>
      <w:sz w:val="44"/>
      <w:szCs w:val="44"/>
    </w:rPr>
  </w:style>
  <w:style w:type="character" w:customStyle="1" w:styleId="a9">
    <w:name w:val="纯文本 字符"/>
    <w:link w:val="a8"/>
    <w:qFormat/>
    <w:rPr>
      <w:rFonts w:ascii="宋体" w:hAnsi="Courier New" w:cs="宋体"/>
      <w:kern w:val="2"/>
      <w:sz w:val="21"/>
      <w:szCs w:val="21"/>
    </w:rPr>
  </w:style>
  <w:style w:type="character" w:customStyle="1" w:styleId="af">
    <w:name w:val="页脚 字符"/>
    <w:link w:val="ae"/>
    <w:qFormat/>
    <w:rPr>
      <w:kern w:val="2"/>
      <w:sz w:val="18"/>
      <w:szCs w:val="18"/>
    </w:rPr>
  </w:style>
  <w:style w:type="character" w:customStyle="1" w:styleId="ab">
    <w:name w:val="日期 字符"/>
    <w:link w:val="aa"/>
    <w:qFormat/>
    <w:rPr>
      <w:rFonts w:ascii="Calibri" w:eastAsia="宋体" w:hAnsi="Calibri" w:cs="Times New Roman"/>
      <w:kern w:val="2"/>
      <w:sz w:val="21"/>
      <w:szCs w:val="22"/>
    </w:rPr>
  </w:style>
  <w:style w:type="paragraph" w:customStyle="1" w:styleId="13">
    <w:name w:val="修订1"/>
    <w:hidden/>
    <w:uiPriority w:val="99"/>
    <w:semiHidden/>
    <w:qFormat/>
    <w:rPr>
      <w:kern w:val="2"/>
      <w:sz w:val="21"/>
      <w:szCs w:val="24"/>
    </w:rPr>
  </w:style>
  <w:style w:type="paragraph" w:styleId="af9">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6D67C0-97B3-4588-885E-ACF3BDE73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2908</TotalTime>
  <Pages>4</Pages>
  <Words>315</Words>
  <Characters>1800</Characters>
  <Application>Microsoft Office Word</Application>
  <DocSecurity>0</DocSecurity>
  <Lines>15</Lines>
  <Paragraphs>4</Paragraphs>
  <ScaleCrop>false</ScaleCrop>
  <Company>Hewlett-Packard</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M/CTI</dc:title>
  <dc:creator>hp</dc:creator>
  <cp:lastModifiedBy>cc</cp:lastModifiedBy>
  <cp:revision>184</cp:revision>
  <cp:lastPrinted>2020-03-18T09:44:00Z</cp:lastPrinted>
  <dcterms:created xsi:type="dcterms:W3CDTF">2022-01-19T16:18:00Z</dcterms:created>
  <dcterms:modified xsi:type="dcterms:W3CDTF">2025-08-29T02:00:00Z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C8D070AB553E44A9837A492B5AC29BAD</vt:lpwstr>
  </property>
</Properties>
</file>